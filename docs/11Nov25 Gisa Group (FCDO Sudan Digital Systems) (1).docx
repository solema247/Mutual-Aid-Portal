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jc w:val="center"/>
        <w:rPr>
          <w:b w:val="1"/>
          <w:bCs w:val="1"/>
          <w:sz w:val="24"/>
          <w:szCs w:val="24"/>
        </w:rPr>
      </w:pPr>
      <w:r w:rsidDel="00000000" w:rsidR="00000000" w:rsidRPr="00000000">
        <w:rPr>
          <w:b w:val="1"/>
          <w:bCs w:val="1"/>
          <w:sz w:val="24"/>
          <w:szCs w:val="24"/>
          <w:rtl w:val="0"/>
        </w:rPr>
        <w:t xml:space="preserve">Subgrant Agreement – Gisa Group (FCDO Sudan Digital Systems)</w:t>
      </w:r>
    </w:p>
    <w:p w:rsidR="00000000" w:rsidDel="00000000" w:rsidP="00000000" w:rsidRDefault="00000000" w:rsidRPr="00000000" w14:paraId="00000002">
      <w:pPr>
        <w:widowControl w:val="0"/>
        <w:spacing w:after="220" w:before="220" w:lineRule="auto"/>
        <w:rPr/>
      </w:pPr>
      <w:r w:rsidDel="00000000" w:rsidR="00000000" w:rsidRPr="00000000">
        <w:rPr>
          <w:b w:val="1"/>
          <w:bCs w:val="1"/>
          <w:rtl w:val="0"/>
        </w:rPr>
        <w:t xml:space="preserve">Agreement No.:</w:t>
      </w:r>
      <w:r w:rsidDel="00000000" w:rsidR="00000000" w:rsidRPr="00000000">
        <w:rPr>
          <w:rtl w:val="0"/>
        </w:rPr>
        <w:t xml:space="preserve"> P2H-GISA-2025-DIGITAL</w:t>
        <w:br w:type="textWrapping"/>
      </w:r>
      <w:r w:rsidDel="00000000" w:rsidR="00000000" w:rsidRPr="00000000">
        <w:rPr>
          <w:b w:val="1"/>
          <w:bCs w:val="1"/>
          <w:rtl w:val="0"/>
        </w:rPr>
        <w:t xml:space="preserve">Effective Date:</w:t>
      </w:r>
      <w:r w:rsidDel="00000000" w:rsidR="00000000" w:rsidRPr="00000000">
        <w:rPr>
          <w:rtl w:val="0"/>
        </w:rPr>
        <w:t xml:space="preserve"> 1 October 2025</w:t>
      </w:r>
    </w:p>
    <w:p w:rsidR="00000000" w:rsidDel="00000000" w:rsidP="00000000" w:rsidRDefault="00000000" w:rsidRPr="00000000" w14:paraId="00000003">
      <w:pPr>
        <w:widowControl w:val="0"/>
        <w:spacing w:after="220" w:before="220" w:lineRule="auto"/>
        <w:rPr/>
      </w:pPr>
      <w:r w:rsidDel="00000000" w:rsidR="00000000" w:rsidRPr="00000000">
        <w:rPr>
          <w:rtl w:val="0"/>
        </w:rPr>
        <w:t xml:space="preserve">SUBGRANT UNDER:  FCDO </w:t>
      </w:r>
      <w:r w:rsidDel="00000000" w:rsidR="00000000" w:rsidRPr="00000000">
        <w:rPr>
          <w:i w:val="1"/>
          <w:iCs w:val="1"/>
          <w:rtl w:val="0"/>
        </w:rPr>
        <w:t xml:space="preserve">Supporting Mutual Aid Grassroots Initiatives in Sudan</w:t>
      </w:r>
      <w:r w:rsidDel="00000000" w:rsidR="00000000" w:rsidRPr="00000000">
        <w:rPr>
          <w:rtl w:val="0"/>
        </w:rPr>
        <w:t xml:space="preserve"> program, led by Proximity2Humanity.</w:t>
      </w:r>
    </w:p>
    <w:p w:rsidR="00000000" w:rsidDel="00000000" w:rsidP="00000000" w:rsidRDefault="00000000" w:rsidRPr="00000000" w14:paraId="00000004">
      <w:pPr>
        <w:widowControl w:val="0"/>
        <w:spacing w:after="220" w:before="220" w:lineRule="auto"/>
        <w:rPr>
          <w:b w:val="1"/>
          <w:bCs w:val="1"/>
        </w:rPr>
      </w:pPr>
      <w:r w:rsidDel="00000000" w:rsidR="00000000" w:rsidRPr="00000000">
        <w:rPr>
          <w:b w:val="1"/>
          <w:bCs w:val="1"/>
          <w:rtl w:val="0"/>
        </w:rPr>
        <w:t xml:space="preserve">Parties:</w:t>
        <w:br w:type="textWrapping"/>
        <w:t xml:space="preserve">Proximity2Humanity (P2H)</w:t>
      </w:r>
      <w:r w:rsidDel="00000000" w:rsidR="00000000" w:rsidRPr="00000000">
        <w:rPr>
          <w:rtl w:val="0"/>
        </w:rPr>
        <w:t xml:space="preserve"> — a nonprofit organization incorporated under the laws of North Carolina, USA, with principal offices at 415 N 2nd Street, Albemarle, NC 28001 (“Grantor”)</w:t>
        <w:br w:type="textWrapping"/>
      </w:r>
      <w:r w:rsidDel="00000000" w:rsidR="00000000" w:rsidRPr="00000000">
        <w:rPr>
          <w:b w:val="1"/>
          <w:bCs w:val="1"/>
          <w:rtl w:val="0"/>
        </w:rPr>
        <w:t xml:space="preserve">and</w:t>
        <w:br w:type="textWrapping"/>
      </w:r>
    </w:p>
    <w:p w:rsidR="00000000" w:rsidDel="00000000" w:rsidP="00000000" w:rsidRDefault="00000000" w:rsidRPr="00000000" w14:paraId="00000005">
      <w:pPr>
        <w:widowControl w:val="0"/>
        <w:spacing w:after="220" w:before="220" w:lineRule="auto"/>
        <w:rPr/>
      </w:pPr>
      <w:r w:rsidDel="00000000" w:rsidR="00000000" w:rsidRPr="00000000">
        <w:rPr>
          <w:b w:val="1"/>
          <w:bCs w:val="1"/>
          <w:rtl w:val="0"/>
        </w:rPr>
        <w:t xml:space="preserve">Gisa Group</w:t>
      </w:r>
      <w:r w:rsidDel="00000000" w:rsidR="00000000" w:rsidRPr="00000000">
        <w:rPr>
          <w:rtl w:val="0"/>
        </w:rPr>
        <w:t xml:space="preserve"> — a nonprofit organization incorporated under the laws of New York and located at 445 E 77</w:t>
      </w:r>
      <w:r w:rsidDel="00000000" w:rsidR="00000000" w:rsidRPr="00000000">
        <w:rPr>
          <w:vertAlign w:val="superscript"/>
          <w:rtl w:val="0"/>
        </w:rPr>
        <w:t xml:space="preserve">th</w:t>
      </w:r>
      <w:r w:rsidDel="00000000" w:rsidR="00000000" w:rsidRPr="00000000">
        <w:rPr>
          <w:rtl w:val="0"/>
        </w:rPr>
        <w:t xml:space="preserve"> St. Apt 1R, New York, NY 10075 (“Grantee”).</w:t>
      </w:r>
    </w:p>
    <w:p w:rsidR="00000000" w:rsidDel="00000000" w:rsidP="00000000" w:rsidRDefault="00000000" w:rsidRPr="00000000" w14:paraId="00000006">
      <w:pPr>
        <w:widowControl w:val="0"/>
        <w:spacing w:after="220" w:before="220" w:lineRule="auto"/>
        <w:rPr/>
      </w:pPr>
      <w:r w:rsidDel="00000000" w:rsidR="00000000" w:rsidRPr="00000000">
        <w:rPr>
          <w:rtl w:val="0"/>
        </w:rPr>
        <w:t xml:space="preserve">Together, the “Parties.”</w:t>
      </w:r>
    </w:p>
    <w:p w:rsidR="00000000" w:rsidDel="00000000" w:rsidP="00000000" w:rsidRDefault="00000000" w:rsidRPr="00000000" w14:paraId="00000007">
      <w:pPr>
        <w:widowControl w:val="0"/>
        <w:spacing w:after="80" w:lineRule="auto"/>
        <w:rPr>
          <w:b w:val="1"/>
          <w:bCs w:val="1"/>
          <w:sz w:val="24"/>
          <w:szCs w:val="24"/>
        </w:rPr>
      </w:pPr>
      <w:r w:rsidDel="00000000" w:rsidR="00000000" w:rsidRPr="00000000">
        <w:rPr>
          <w:b w:val="1"/>
          <w:bCs w:val="1"/>
          <w:sz w:val="24"/>
          <w:szCs w:val="24"/>
          <w:rtl w:val="0"/>
        </w:rPr>
        <w:t xml:space="preserve">1. Purpose</w:t>
      </w:r>
    </w:p>
    <w:p w:rsidR="00000000" w:rsidDel="00000000" w:rsidP="00000000" w:rsidRDefault="00000000" w:rsidRPr="00000000" w14:paraId="00000008">
      <w:pPr>
        <w:widowControl w:val="0"/>
        <w:spacing w:after="220" w:before="220" w:lineRule="auto"/>
        <w:rPr/>
      </w:pPr>
      <w:r w:rsidDel="00000000" w:rsidR="00000000" w:rsidRPr="00000000">
        <w:rPr>
          <w:rtl w:val="0"/>
        </w:rPr>
        <w:t xml:space="preserve">This Agreement funds and implements the digital and data systems work described in Annex 1 for the Emergency Response Rooms (ERRs), the Localization Coordination Council (LCC), and the Localization Hub.</w:t>
      </w:r>
    </w:p>
    <w:p w:rsidR="00000000" w:rsidDel="00000000" w:rsidP="00000000" w:rsidRDefault="00000000" w:rsidRPr="00000000" w14:paraId="00000009">
      <w:pPr>
        <w:widowControl w:val="0"/>
        <w:spacing w:after="220" w:before="220" w:lineRule="auto"/>
        <w:rPr/>
      </w:pPr>
      <w:r w:rsidDel="00000000" w:rsidR="00000000" w:rsidRPr="00000000">
        <w:rPr>
          <w:rtl w:val="0"/>
        </w:rPr>
        <w:t xml:space="preserve">It is agreed that the exclusive use of P2H funding will be for the achievement of the grant objectives included in this agreement. If at any time the Grantee should determine that achievement of the objective is no longer reasonably feasible for any reason, the Grantee’s agent must notify P2H in writing in a timely manner. </w:t>
        <w:br w:type="textWrapping"/>
      </w:r>
    </w:p>
    <w:p w:rsidR="00000000" w:rsidDel="00000000" w:rsidP="00000000" w:rsidRDefault="00000000" w:rsidRPr="00000000" w14:paraId="0000000A">
      <w:pPr>
        <w:widowControl w:val="0"/>
        <w:spacing w:after="80" w:lineRule="auto"/>
        <w:rPr>
          <w:b w:val="1"/>
          <w:bCs w:val="1"/>
          <w:sz w:val="24"/>
          <w:szCs w:val="24"/>
        </w:rPr>
      </w:pPr>
      <w:r w:rsidDel="00000000" w:rsidR="00000000" w:rsidRPr="00000000">
        <w:rPr>
          <w:b w:val="1"/>
          <w:bCs w:val="1"/>
          <w:sz w:val="24"/>
          <w:szCs w:val="24"/>
          <w:rtl w:val="0"/>
        </w:rPr>
        <w:t xml:space="preserve">2. Period of Performance</w:t>
      </w:r>
    </w:p>
    <w:p w:rsidR="00000000" w:rsidDel="00000000" w:rsidP="00000000" w:rsidRDefault="00000000" w:rsidRPr="00000000" w14:paraId="0000000B">
      <w:pPr>
        <w:widowControl w:val="0"/>
        <w:spacing w:after="220" w:before="220" w:lineRule="auto"/>
        <w:rPr/>
      </w:pPr>
      <w:r w:rsidDel="00000000" w:rsidR="00000000" w:rsidRPr="00000000">
        <w:rPr>
          <w:rtl w:val="0"/>
        </w:rPr>
        <w:t xml:space="preserve">1 October 2025 – 31 March 2026.</w:t>
      </w:r>
    </w:p>
    <w:p w:rsidR="00000000" w:rsidDel="00000000" w:rsidP="00000000" w:rsidRDefault="00000000" w:rsidRPr="00000000" w14:paraId="0000000C">
      <w:pPr>
        <w:widowControl w:val="0"/>
        <w:spacing w:after="80" w:lineRule="auto"/>
        <w:rPr>
          <w:b w:val="1"/>
          <w:bCs w:val="1"/>
          <w:sz w:val="24"/>
          <w:szCs w:val="24"/>
        </w:rPr>
      </w:pPr>
      <w:r w:rsidDel="00000000" w:rsidR="00000000" w:rsidRPr="00000000">
        <w:rPr>
          <w:b w:val="1"/>
          <w:bCs w:val="1"/>
          <w:sz w:val="24"/>
          <w:szCs w:val="24"/>
          <w:rtl w:val="0"/>
        </w:rPr>
        <w:t xml:space="preserve">3. Amount and Budget</w:t>
      </w:r>
    </w:p>
    <w:p w:rsidR="00000000" w:rsidDel="00000000" w:rsidP="00000000" w:rsidRDefault="00000000" w:rsidRPr="00000000" w14:paraId="0000000D">
      <w:pPr>
        <w:widowControl w:val="0"/>
        <w:spacing w:after="220" w:before="220" w:lineRule="auto"/>
        <w:rPr/>
      </w:pPr>
      <w:r w:rsidDel="00000000" w:rsidR="00000000" w:rsidRPr="00000000">
        <w:rPr>
          <w:rtl w:val="0"/>
        </w:rPr>
        <w:t xml:space="preserve">Total grant: </w:t>
      </w:r>
      <w:r w:rsidDel="00000000" w:rsidR="00000000" w:rsidRPr="00000000">
        <w:rPr>
          <w:b w:val="1"/>
          <w:bCs w:val="1"/>
          <w:rtl w:val="0"/>
        </w:rPr>
        <w:t xml:space="preserve">USD 130,000</w:t>
        <w:br w:type="textWrapping"/>
      </w:r>
      <w:r w:rsidDel="00000000" w:rsidR="00000000" w:rsidRPr="00000000">
        <w:rPr>
          <w:rtl w:val="0"/>
        </w:rPr>
        <w:t xml:space="preserve">Breakdown:</w:t>
      </w:r>
    </w:p>
    <w:p w:rsidR="00000000" w:rsidDel="00000000" w:rsidP="00000000" w:rsidRDefault="00000000" w:rsidRPr="00000000" w14:paraId="0000000E">
      <w:pPr>
        <w:widowControl w:val="0"/>
        <w:numPr>
          <w:ilvl w:val="0"/>
          <w:numId w:val="7"/>
        </w:numPr>
        <w:spacing w:before="220" w:lineRule="auto"/>
        <w:ind w:left="720" w:hanging="360"/>
        <w:rPr/>
      </w:pPr>
      <w:r w:rsidDel="00000000" w:rsidR="00000000" w:rsidRPr="00000000">
        <w:rPr>
          <w:rtl w:val="0"/>
        </w:rPr>
        <w:t xml:space="preserve">USD 108,500 – Digital deliverables and software</w:t>
      </w:r>
    </w:p>
    <w:p w:rsidR="00000000" w:rsidDel="00000000" w:rsidP="00000000" w:rsidRDefault="00000000" w:rsidRPr="00000000" w14:paraId="0000000F">
      <w:pPr>
        <w:widowControl w:val="0"/>
        <w:numPr>
          <w:ilvl w:val="0"/>
          <w:numId w:val="7"/>
        </w:numPr>
        <w:ind w:left="720" w:hanging="360"/>
        <w:rPr/>
      </w:pPr>
      <w:r w:rsidDel="00000000" w:rsidR="00000000" w:rsidRPr="00000000">
        <w:rPr>
          <w:rtl w:val="0"/>
        </w:rPr>
        <w:t xml:space="preserve">USD 10,000 – Travel</w:t>
      </w:r>
    </w:p>
    <w:p w:rsidR="00000000" w:rsidDel="00000000" w:rsidP="00000000" w:rsidRDefault="00000000" w:rsidRPr="00000000" w14:paraId="00000010">
      <w:pPr>
        <w:widowControl w:val="0"/>
        <w:numPr>
          <w:ilvl w:val="0"/>
          <w:numId w:val="7"/>
        </w:numPr>
        <w:spacing w:after="220" w:lineRule="auto"/>
        <w:ind w:left="720" w:hanging="360"/>
        <w:rPr/>
      </w:pPr>
      <w:r w:rsidDel="00000000" w:rsidR="00000000" w:rsidRPr="00000000">
        <w:rPr>
          <w:rtl w:val="0"/>
        </w:rPr>
        <w:t xml:space="preserve">USD 11,500 – Administrative Costs</w:t>
      </w:r>
    </w:p>
    <w:p w:rsidR="00000000" w:rsidDel="00000000" w:rsidP="00000000" w:rsidRDefault="00000000" w:rsidRPr="00000000" w14:paraId="00000011">
      <w:pPr>
        <w:widowControl w:val="0"/>
        <w:spacing w:after="80" w:lineRule="auto"/>
        <w:rPr>
          <w:b w:val="1"/>
          <w:bCs w:val="1"/>
          <w:sz w:val="24"/>
          <w:szCs w:val="24"/>
        </w:rPr>
      </w:pPr>
      <w:r w:rsidDel="00000000" w:rsidR="00000000" w:rsidRPr="00000000">
        <w:rPr>
          <w:b w:val="1"/>
          <w:bCs w:val="1"/>
          <w:sz w:val="24"/>
          <w:szCs w:val="24"/>
          <w:rtl w:val="0"/>
        </w:rPr>
        <w:t xml:space="preserve">4. Payments and Milestones</w:t>
      </w:r>
    </w:p>
    <w:p w:rsidR="00000000" w:rsidDel="00000000" w:rsidP="00000000" w:rsidRDefault="00000000" w:rsidRPr="00000000" w14:paraId="00000012">
      <w:pPr>
        <w:widowControl w:val="0"/>
        <w:spacing w:after="220" w:before="220" w:lineRule="auto"/>
        <w:rPr/>
      </w:pPr>
      <w:r w:rsidDel="00000000" w:rsidR="00000000" w:rsidRPr="00000000">
        <w:rPr>
          <w:rtl w:val="0"/>
        </w:rPr>
        <w:t xml:space="preserve">Payments are tied to deliverables and verification of milestones:</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6225"/>
        <w:gridCol w:w="1875"/>
        <w:tblGridChange w:id="0">
          <w:tblGrid>
            <w:gridCol w:w="1290"/>
            <w:gridCol w:w="6225"/>
            <w:gridCol w:w="1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3">
            <w:pPr>
              <w:widowControl w:val="0"/>
              <w:rPr/>
            </w:pPr>
            <w:r w:rsidDel="00000000" w:rsidR="00000000" w:rsidRPr="00000000">
              <w:rPr>
                <w:b w:val="1"/>
                <w:bCs w:val="1"/>
                <w:rtl w:val="0"/>
              </w:rPr>
              <w:t xml:space="preserve">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4">
            <w:pPr>
              <w:widowControl w:val="0"/>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5">
            <w:pPr>
              <w:widowControl w:val="0"/>
              <w:rPr/>
            </w:pPr>
            <w:sdt>
              <w:sdtPr>
                <w:id w:val="954501935"/>
                <w:tag w:val="goog_rdk_0"/>
              </w:sdtPr>
              <w:sdtContent>
                <w:commentRangeStart w:id="0"/>
              </w:sdtContent>
            </w:sdt>
            <w:r w:rsidDel="00000000" w:rsidR="00000000" w:rsidRPr="00000000">
              <w:rPr>
                <w:b w:val="1"/>
                <w:bCs w:val="1"/>
                <w:rtl w:val="0"/>
              </w:rPr>
              <w:t xml:space="preserve">Timing</w:t>
            </w:r>
            <w:commentRangeEnd w:id="0"/>
            <w:r w:rsidDel="00000000" w:rsidR="00000000" w:rsidRPr="00000000">
              <w:commentReference w:id="0"/>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6">
            <w:pPr>
              <w:widowControl w:val="0"/>
              <w:rPr/>
            </w:pPr>
            <w:r w:rsidDel="00000000" w:rsidR="00000000" w:rsidRPr="00000000">
              <w:rPr>
                <w:rtl w:val="0"/>
              </w:rPr>
              <w:t xml:space="preserve">30% $39,000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7">
            <w:pPr>
              <w:widowControl w:val="0"/>
              <w:rPr/>
            </w:pPr>
            <w:r w:rsidDel="00000000" w:rsidR="00000000" w:rsidRPr="00000000">
              <w:rPr>
                <w:rtl w:val="0"/>
              </w:rPr>
              <w:t xml:space="preserve">Upon signing and initiation of Milestone 1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8">
            <w:pPr>
              <w:widowControl w:val="0"/>
              <w:rPr/>
            </w:pPr>
            <w:r w:rsidDel="00000000" w:rsidR="00000000" w:rsidRPr="00000000">
              <w:rPr>
                <w:rtl w:val="0"/>
              </w:rPr>
              <w:t xml:space="preserve">November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9">
            <w:pPr>
              <w:widowControl w:val="0"/>
              <w:rPr/>
            </w:pPr>
            <w:r w:rsidDel="00000000" w:rsidR="00000000" w:rsidRPr="00000000">
              <w:rPr>
                <w:rtl w:val="0"/>
              </w:rPr>
              <w:t xml:space="preserve">30%</w:t>
            </w:r>
          </w:p>
          <w:p w:rsidR="00000000" w:rsidDel="00000000" w:rsidP="00000000" w:rsidRDefault="00000000" w:rsidRPr="00000000" w14:paraId="0000001A">
            <w:pPr>
              <w:widowControl w:val="0"/>
              <w:rPr/>
            </w:pPr>
            <w:r w:rsidDel="00000000" w:rsidR="00000000" w:rsidRPr="00000000">
              <w:rPr>
                <w:rtl w:val="0"/>
              </w:rPr>
              <w:t xml:space="preserve">$39,000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B">
            <w:pPr>
              <w:widowControl w:val="0"/>
              <w:rPr/>
            </w:pPr>
            <w:r w:rsidDel="00000000" w:rsidR="00000000" w:rsidRPr="00000000">
              <w:rPr>
                <w:rtl w:val="0"/>
              </w:rPr>
              <w:t xml:space="preserve">Upon completion of Milestone 1 deliverables (November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widowControl w:val="0"/>
              <w:rPr/>
            </w:pPr>
            <w:r w:rsidDel="00000000" w:rsidR="00000000" w:rsidRPr="00000000">
              <w:rPr>
                <w:rtl w:val="0"/>
              </w:rPr>
              <w:t xml:space="preserve">December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D">
            <w:pPr>
              <w:widowControl w:val="0"/>
              <w:rPr/>
            </w:pPr>
            <w:r w:rsidDel="00000000" w:rsidR="00000000" w:rsidRPr="00000000">
              <w:rPr>
                <w:rtl w:val="0"/>
              </w:rPr>
              <w:t xml:space="preserve">25%</w:t>
            </w:r>
          </w:p>
          <w:p w:rsidR="00000000" w:rsidDel="00000000" w:rsidP="00000000" w:rsidRDefault="00000000" w:rsidRPr="00000000" w14:paraId="0000001E">
            <w:pPr>
              <w:widowControl w:val="0"/>
              <w:rPr/>
            </w:pPr>
            <w:r w:rsidDel="00000000" w:rsidR="00000000" w:rsidRPr="00000000">
              <w:rPr>
                <w:rtl w:val="0"/>
              </w:rPr>
              <w:t xml:space="preserve">$32,500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F">
            <w:pPr>
              <w:widowControl w:val="0"/>
              <w:rPr/>
            </w:pPr>
            <w:r w:rsidDel="00000000" w:rsidR="00000000" w:rsidRPr="00000000">
              <w:rPr>
                <w:rtl w:val="0"/>
              </w:rPr>
              <w:t xml:space="preserve">Upon completion of Milestone 2 deliverables (January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0">
            <w:pPr>
              <w:widowControl w:val="0"/>
              <w:rPr/>
            </w:pPr>
            <w:r w:rsidDel="00000000" w:rsidR="00000000" w:rsidRPr="00000000">
              <w:rPr>
                <w:rtl w:val="0"/>
              </w:rPr>
              <w:t xml:space="preserve">February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1">
            <w:pPr>
              <w:widowControl w:val="0"/>
              <w:rPr/>
            </w:pPr>
            <w:r w:rsidDel="00000000" w:rsidR="00000000" w:rsidRPr="00000000">
              <w:rPr>
                <w:rtl w:val="0"/>
              </w:rPr>
              <w:t xml:space="preserve">15%</w:t>
            </w:r>
          </w:p>
          <w:p w:rsidR="00000000" w:rsidDel="00000000" w:rsidP="00000000" w:rsidRDefault="00000000" w:rsidRPr="00000000" w14:paraId="00000022">
            <w:pPr>
              <w:widowControl w:val="0"/>
              <w:rPr/>
            </w:pPr>
            <w:r w:rsidDel="00000000" w:rsidR="00000000" w:rsidRPr="00000000">
              <w:rPr>
                <w:rtl w:val="0"/>
              </w:rPr>
              <w:t xml:space="preserve">$19,500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3">
            <w:pPr>
              <w:widowControl w:val="0"/>
              <w:rPr/>
            </w:pPr>
            <w:r w:rsidDel="00000000" w:rsidR="00000000" w:rsidRPr="00000000">
              <w:rPr>
                <w:rtl w:val="0"/>
              </w:rPr>
              <w:t xml:space="preserve">Upon completion of Milestone 3 deliverables (March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4">
            <w:pPr>
              <w:widowControl w:val="0"/>
              <w:rPr/>
            </w:pPr>
            <w:r w:rsidDel="00000000" w:rsidR="00000000" w:rsidRPr="00000000">
              <w:rPr>
                <w:rtl w:val="0"/>
              </w:rPr>
              <w:t xml:space="preserve">March 2026</w:t>
            </w:r>
          </w:p>
        </w:tc>
      </w:tr>
    </w:tbl>
    <w:p w:rsidR="00000000" w:rsidDel="00000000" w:rsidP="00000000" w:rsidRDefault="00000000" w:rsidRPr="00000000" w14:paraId="00000025">
      <w:pPr>
        <w:widowControl w:val="0"/>
        <w:spacing w:after="80" w:lineRule="auto"/>
        <w:rPr/>
      </w:pPr>
      <w:r w:rsidDel="00000000" w:rsidR="00000000" w:rsidRPr="00000000">
        <w:rPr>
          <w:rtl w:val="0"/>
        </w:rPr>
        <w:t xml:space="preserve">Verification and written acceptance by the P2H Project Director, or a designee, will trigger payment. Grantee shall submit a payment request form with the supporting documentation for each milestone to request payment. </w:t>
      </w:r>
    </w:p>
    <w:p w:rsidR="00000000" w:rsidDel="00000000" w:rsidP="00000000" w:rsidRDefault="00000000" w:rsidRPr="00000000" w14:paraId="00000026">
      <w:pPr>
        <w:widowControl w:val="0"/>
        <w:spacing w:after="80" w:lineRule="auto"/>
        <w:rPr/>
      </w:pPr>
      <w:r w:rsidDel="00000000" w:rsidR="00000000" w:rsidRPr="00000000">
        <w:rPr>
          <w:rtl w:val="0"/>
        </w:rPr>
      </w:r>
    </w:p>
    <w:p w:rsidR="00000000" w:rsidDel="00000000" w:rsidP="00000000" w:rsidRDefault="00000000" w:rsidRPr="00000000" w14:paraId="00000027">
      <w:pPr>
        <w:widowControl w:val="0"/>
        <w:spacing w:after="80" w:lineRule="auto"/>
        <w:rPr/>
      </w:pPr>
      <w:r w:rsidDel="00000000" w:rsidR="00000000" w:rsidRPr="00000000">
        <w:rPr>
          <w:rtl w:val="0"/>
        </w:rPr>
        <w:t xml:space="preserve">Payments should be sent to:</w:t>
      </w:r>
    </w:p>
    <w:p w:rsidR="00000000" w:rsidDel="00000000" w:rsidP="00000000" w:rsidRDefault="00000000" w:rsidRPr="00000000" w14:paraId="00000028">
      <w:pPr>
        <w:widowControl w:val="0"/>
        <w:spacing w:after="80" w:lineRule="auto"/>
        <w:rPr/>
      </w:pPr>
      <w:r w:rsidDel="00000000" w:rsidR="00000000" w:rsidRPr="00000000">
        <w:rPr>
          <w:rtl w:val="0"/>
        </w:rPr>
        <w:t xml:space="preserve">Account Name: Gisa Inc</w:t>
      </w:r>
    </w:p>
    <w:p w:rsidR="00000000" w:rsidDel="00000000" w:rsidP="00000000" w:rsidRDefault="00000000" w:rsidRPr="00000000" w14:paraId="00000029">
      <w:pPr>
        <w:widowControl w:val="0"/>
        <w:spacing w:after="80" w:lineRule="auto"/>
        <w:rPr/>
      </w:pPr>
      <w:r w:rsidDel="00000000" w:rsidR="00000000" w:rsidRPr="00000000">
        <w:rPr>
          <w:rtl w:val="0"/>
        </w:rPr>
        <w:t xml:space="preserve">Bank: Chase</w:t>
      </w:r>
    </w:p>
    <w:p w:rsidR="00000000" w:rsidDel="00000000" w:rsidP="00000000" w:rsidRDefault="00000000" w:rsidRPr="00000000" w14:paraId="0000002A">
      <w:pPr>
        <w:widowControl w:val="0"/>
        <w:spacing w:after="80" w:lineRule="auto"/>
        <w:rPr/>
      </w:pPr>
      <w:r w:rsidDel="00000000" w:rsidR="00000000" w:rsidRPr="00000000">
        <w:rPr>
          <w:rtl w:val="0"/>
        </w:rPr>
        <w:t xml:space="preserve">Bank Address: 1895 York Avenue, New York NY 10021</w:t>
      </w:r>
    </w:p>
    <w:p w:rsidR="00000000" w:rsidDel="00000000" w:rsidP="00000000" w:rsidRDefault="00000000" w:rsidRPr="00000000" w14:paraId="0000002B">
      <w:pPr>
        <w:widowControl w:val="0"/>
        <w:spacing w:after="80" w:lineRule="auto"/>
        <w:rPr/>
      </w:pPr>
      <w:r w:rsidDel="00000000" w:rsidR="00000000" w:rsidRPr="00000000">
        <w:rPr>
          <w:rtl w:val="0"/>
        </w:rPr>
        <w:t xml:space="preserve">Account Number: 238822891</w:t>
      </w:r>
    </w:p>
    <w:p w:rsidR="00000000" w:rsidDel="00000000" w:rsidP="00000000" w:rsidRDefault="00000000" w:rsidRPr="00000000" w14:paraId="0000002C">
      <w:pPr>
        <w:widowControl w:val="0"/>
        <w:spacing w:after="80" w:lineRule="auto"/>
        <w:rPr/>
      </w:pPr>
      <w:r w:rsidDel="00000000" w:rsidR="00000000" w:rsidRPr="00000000">
        <w:rPr>
          <w:rtl w:val="0"/>
        </w:rPr>
        <w:t xml:space="preserve">Routing Number: 021000021</w:t>
      </w:r>
    </w:p>
    <w:p w:rsidR="00000000" w:rsidDel="00000000" w:rsidP="00000000" w:rsidRDefault="00000000" w:rsidRPr="00000000" w14:paraId="0000002D">
      <w:pPr>
        <w:widowControl w:val="0"/>
        <w:spacing w:after="80" w:lineRule="auto"/>
        <w:rPr>
          <w:b w:val="1"/>
          <w:bCs w:val="1"/>
          <w:sz w:val="24"/>
          <w:szCs w:val="24"/>
        </w:rPr>
      </w:pPr>
      <w:r w:rsidDel="00000000" w:rsidR="00000000" w:rsidRPr="00000000">
        <w:rPr>
          <w:rtl w:val="0"/>
        </w:rPr>
      </w:r>
    </w:p>
    <w:p w:rsidR="00000000" w:rsidDel="00000000" w:rsidP="00000000" w:rsidRDefault="00000000" w:rsidRPr="00000000" w14:paraId="0000002E">
      <w:pPr>
        <w:widowControl w:val="0"/>
        <w:spacing w:after="80" w:lineRule="auto"/>
        <w:rPr>
          <w:b w:val="1"/>
          <w:bCs w:val="1"/>
          <w:sz w:val="24"/>
          <w:szCs w:val="24"/>
        </w:rPr>
      </w:pPr>
      <w:r w:rsidDel="00000000" w:rsidR="00000000" w:rsidRPr="00000000">
        <w:rPr>
          <w:b w:val="1"/>
          <w:bCs w:val="1"/>
          <w:sz w:val="24"/>
          <w:szCs w:val="24"/>
          <w:rtl w:val="0"/>
        </w:rPr>
        <w:t xml:space="preserve">5. Reporting and Meetings</w:t>
      </w:r>
    </w:p>
    <w:p w:rsidR="00000000" w:rsidDel="00000000" w:rsidP="00000000" w:rsidRDefault="00000000" w:rsidRPr="00000000" w14:paraId="0000002F">
      <w:pPr>
        <w:widowControl w:val="0"/>
        <w:numPr>
          <w:ilvl w:val="0"/>
          <w:numId w:val="14"/>
        </w:numPr>
        <w:spacing w:before="220" w:lineRule="auto"/>
        <w:ind w:left="720" w:hanging="360"/>
        <w:rPr/>
      </w:pPr>
      <w:r w:rsidDel="00000000" w:rsidR="00000000" w:rsidRPr="00000000">
        <w:rPr>
          <w:rtl w:val="0"/>
        </w:rPr>
        <w:t xml:space="preserve">Weekly implementation sessions with P2H and partners.</w:t>
      </w:r>
    </w:p>
    <w:p w:rsidR="00000000" w:rsidDel="00000000" w:rsidP="00000000" w:rsidRDefault="00000000" w:rsidRPr="00000000" w14:paraId="00000030">
      <w:pPr>
        <w:widowControl w:val="0"/>
        <w:numPr>
          <w:ilvl w:val="0"/>
          <w:numId w:val="14"/>
        </w:numPr>
        <w:ind w:left="720" w:hanging="360"/>
        <w:rPr/>
      </w:pPr>
      <w:r w:rsidDel="00000000" w:rsidR="00000000" w:rsidRPr="00000000">
        <w:rPr>
          <w:rtl w:val="0"/>
        </w:rPr>
        <w:t xml:space="preserve">Progress tracking using the shared ERR F-System User Stories and Applications spreadsheet.</w:t>
      </w:r>
    </w:p>
    <w:p w:rsidR="00000000" w:rsidDel="00000000" w:rsidP="00000000" w:rsidRDefault="00000000" w:rsidRPr="00000000" w14:paraId="00000031">
      <w:pPr>
        <w:widowControl w:val="0"/>
        <w:numPr>
          <w:ilvl w:val="0"/>
          <w:numId w:val="14"/>
        </w:numPr>
        <w:ind w:left="720" w:hanging="360"/>
        <w:rPr/>
      </w:pPr>
      <w:r w:rsidDel="00000000" w:rsidR="00000000" w:rsidRPr="00000000">
        <w:rPr>
          <w:rtl w:val="0"/>
        </w:rPr>
        <w:t xml:space="preserve">Progress reports due in accordance the payment schedule and milestones, and as elaborated in Annex 1: Scope of Work:</w:t>
      </w:r>
    </w:p>
    <w:p w:rsidR="00000000" w:rsidDel="00000000" w:rsidP="00000000" w:rsidRDefault="00000000" w:rsidRPr="00000000" w14:paraId="00000032">
      <w:pPr>
        <w:widowControl w:val="0"/>
        <w:numPr>
          <w:ilvl w:val="1"/>
          <w:numId w:val="14"/>
        </w:numPr>
        <w:ind w:left="1440" w:hanging="360"/>
        <w:rPr/>
      </w:pPr>
      <w:r w:rsidDel="00000000" w:rsidR="00000000" w:rsidRPr="00000000">
        <w:rPr>
          <w:rtl w:val="0"/>
        </w:rPr>
        <w:t xml:space="preserve">30 November 2025</w:t>
      </w:r>
    </w:p>
    <w:p w:rsidR="00000000" w:rsidDel="00000000" w:rsidP="00000000" w:rsidRDefault="00000000" w:rsidRPr="00000000" w14:paraId="00000033">
      <w:pPr>
        <w:widowControl w:val="0"/>
        <w:numPr>
          <w:ilvl w:val="1"/>
          <w:numId w:val="14"/>
        </w:numPr>
        <w:ind w:left="1440" w:hanging="360"/>
        <w:rPr/>
      </w:pPr>
      <w:r w:rsidDel="00000000" w:rsidR="00000000" w:rsidRPr="00000000">
        <w:rPr>
          <w:rtl w:val="0"/>
        </w:rPr>
        <w:t xml:space="preserve">31 January 2026</w:t>
      </w:r>
    </w:p>
    <w:p w:rsidR="00000000" w:rsidDel="00000000" w:rsidP="00000000" w:rsidRDefault="00000000" w:rsidRPr="00000000" w14:paraId="00000034">
      <w:pPr>
        <w:widowControl w:val="0"/>
        <w:numPr>
          <w:ilvl w:val="1"/>
          <w:numId w:val="14"/>
        </w:numPr>
        <w:ind w:left="1440" w:hanging="360"/>
        <w:rPr/>
      </w:pPr>
      <w:r w:rsidDel="00000000" w:rsidR="00000000" w:rsidRPr="00000000">
        <w:rPr>
          <w:rtl w:val="0"/>
        </w:rPr>
        <w:t xml:space="preserve">31 March 2026</w:t>
      </w:r>
    </w:p>
    <w:p w:rsidR="00000000" w:rsidDel="00000000" w:rsidP="00000000" w:rsidRDefault="00000000" w:rsidRPr="00000000" w14:paraId="00000035">
      <w:pPr>
        <w:widowControl w:val="0"/>
        <w:numPr>
          <w:ilvl w:val="0"/>
          <w:numId w:val="14"/>
        </w:numPr>
        <w:spacing w:after="220" w:lineRule="auto"/>
        <w:ind w:left="720" w:hanging="360"/>
        <w:rPr/>
      </w:pPr>
      <w:r w:rsidDel="00000000" w:rsidR="00000000" w:rsidRPr="00000000">
        <w:rPr>
          <w:rtl w:val="0"/>
        </w:rPr>
        <w:t xml:space="preserve">The Grantee is required to contribute to </w:t>
      </w:r>
      <w:r w:rsidDel="00000000" w:rsidR="00000000" w:rsidRPr="00000000">
        <w:rPr>
          <w:rtl w:val="0"/>
        </w:rPr>
        <w:t xml:space="preserve">monthly and Monitoring </w:t>
      </w:r>
      <w:r w:rsidDel="00000000" w:rsidR="00000000" w:rsidRPr="00000000">
        <w:rPr>
          <w:rtl w:val="0"/>
        </w:rPr>
        <w:t xml:space="preserve">reports to </w:t>
      </w:r>
      <w:r w:rsidDel="00000000" w:rsidR="00000000" w:rsidRPr="00000000">
        <w:rPr>
          <w:rtl w:val="0"/>
        </w:rPr>
        <w:t xml:space="preserve">FCDO </w:t>
      </w:r>
      <w:r w:rsidDel="00000000" w:rsidR="00000000" w:rsidRPr="00000000">
        <w:rPr>
          <w:rtl w:val="0"/>
        </w:rPr>
        <w:t xml:space="preserve">by providing narrative summaries of progress on activities and toward targets, challenges, and lessons learned. Templates and deadlines will be provided by the Grantor in writing. </w:t>
      </w:r>
    </w:p>
    <w:p w:rsidR="00000000" w:rsidDel="00000000" w:rsidP="00000000" w:rsidRDefault="00000000" w:rsidRPr="00000000" w14:paraId="00000036">
      <w:pPr>
        <w:widowControl w:val="0"/>
        <w:spacing w:after="80" w:lineRule="auto"/>
        <w:rPr>
          <w:b w:val="1"/>
          <w:bCs w:val="1"/>
          <w:sz w:val="24"/>
          <w:szCs w:val="24"/>
        </w:rPr>
      </w:pPr>
      <w:r w:rsidDel="00000000" w:rsidR="00000000" w:rsidRPr="00000000">
        <w:rPr>
          <w:b w:val="1"/>
          <w:bCs w:val="1"/>
          <w:sz w:val="24"/>
          <w:szCs w:val="24"/>
          <w:rtl w:val="0"/>
        </w:rPr>
        <w:t xml:space="preserve">6. Compliance (FCDO Flow-Downs)</w:t>
      </w:r>
    </w:p>
    <w:p w:rsidR="00000000" w:rsidDel="00000000" w:rsidP="00000000" w:rsidRDefault="00000000" w:rsidRPr="00000000" w14:paraId="00000037">
      <w:pPr>
        <w:widowControl w:val="0"/>
        <w:spacing w:after="220" w:before="220" w:lineRule="auto"/>
        <w:rPr/>
      </w:pPr>
      <w:r w:rsidDel="00000000" w:rsidR="00000000" w:rsidRPr="00000000">
        <w:rPr>
          <w:rtl w:val="0"/>
        </w:rPr>
        <w:t xml:space="preserve">The Grantee agrees to comply with all FCDO requirements applicable to subgrantees, including:</w:t>
      </w:r>
    </w:p>
    <w:p w:rsidR="00000000" w:rsidDel="00000000" w:rsidP="00000000" w:rsidRDefault="00000000" w:rsidRPr="00000000" w14:paraId="00000038">
      <w:pPr>
        <w:widowControl w:val="0"/>
        <w:numPr>
          <w:ilvl w:val="0"/>
          <w:numId w:val="1"/>
        </w:numPr>
        <w:spacing w:before="220" w:lineRule="auto"/>
        <w:ind w:left="720" w:hanging="360"/>
        <w:rPr/>
      </w:pPr>
      <w:r w:rsidDel="00000000" w:rsidR="00000000" w:rsidRPr="00000000">
        <w:rPr>
          <w:rtl w:val="0"/>
        </w:rPr>
        <w:t xml:space="preserve">Anti-fraud, anti-bribery, and corruption.</w:t>
      </w:r>
    </w:p>
    <w:p w:rsidR="00000000" w:rsidDel="00000000" w:rsidP="00000000" w:rsidRDefault="00000000" w:rsidRPr="00000000" w14:paraId="00000039">
      <w:pPr>
        <w:widowControl w:val="0"/>
        <w:numPr>
          <w:ilvl w:val="0"/>
          <w:numId w:val="1"/>
        </w:numPr>
        <w:ind w:left="720" w:hanging="360"/>
        <w:rPr/>
      </w:pPr>
      <w:r w:rsidDel="00000000" w:rsidR="00000000" w:rsidRPr="00000000">
        <w:rPr>
          <w:rtl w:val="0"/>
        </w:rPr>
        <w:t xml:space="preserve">Safeguarding and PSEAH (Protection from Sexual Exploitation, Abuse, and Harassment).</w:t>
      </w:r>
    </w:p>
    <w:p w:rsidR="00000000" w:rsidDel="00000000" w:rsidP="00000000" w:rsidRDefault="00000000" w:rsidRPr="00000000" w14:paraId="0000003A">
      <w:pPr>
        <w:widowControl w:val="0"/>
        <w:numPr>
          <w:ilvl w:val="0"/>
          <w:numId w:val="1"/>
        </w:numPr>
        <w:ind w:left="720" w:hanging="360"/>
        <w:rPr/>
      </w:pPr>
      <w:r w:rsidDel="00000000" w:rsidR="00000000" w:rsidRPr="00000000">
        <w:rPr>
          <w:rtl w:val="0"/>
        </w:rPr>
        <w:t xml:space="preserve">Anti–money laundering and counter-terrorism financing.</w:t>
      </w:r>
    </w:p>
    <w:p w:rsidR="00000000" w:rsidDel="00000000" w:rsidP="00000000" w:rsidRDefault="00000000" w:rsidRPr="00000000" w14:paraId="0000003B">
      <w:pPr>
        <w:widowControl w:val="0"/>
        <w:numPr>
          <w:ilvl w:val="0"/>
          <w:numId w:val="1"/>
        </w:numPr>
        <w:ind w:left="720" w:hanging="360"/>
        <w:rPr/>
      </w:pPr>
      <w:r w:rsidDel="00000000" w:rsidR="00000000" w:rsidRPr="00000000">
        <w:rPr>
          <w:rtl w:val="0"/>
        </w:rPr>
        <w:t xml:space="preserve">Sanctions compliance and screening.</w:t>
      </w:r>
    </w:p>
    <w:p w:rsidR="00000000" w:rsidDel="00000000" w:rsidP="00000000" w:rsidRDefault="00000000" w:rsidRPr="00000000" w14:paraId="0000003C">
      <w:pPr>
        <w:widowControl w:val="0"/>
        <w:numPr>
          <w:ilvl w:val="0"/>
          <w:numId w:val="1"/>
        </w:numPr>
        <w:ind w:left="720" w:hanging="360"/>
        <w:rPr/>
      </w:pPr>
      <w:r w:rsidDel="00000000" w:rsidR="00000000" w:rsidRPr="00000000">
        <w:rPr>
          <w:rtl w:val="0"/>
        </w:rPr>
        <w:t xml:space="preserve">Data protection, privacy, and cybersecurity.</w:t>
      </w:r>
    </w:p>
    <w:p w:rsidR="00000000" w:rsidDel="00000000" w:rsidP="00000000" w:rsidRDefault="00000000" w:rsidRPr="00000000" w14:paraId="0000003D">
      <w:pPr>
        <w:widowControl w:val="0"/>
        <w:numPr>
          <w:ilvl w:val="0"/>
          <w:numId w:val="1"/>
        </w:numPr>
        <w:ind w:left="720" w:hanging="360"/>
        <w:rPr/>
      </w:pPr>
      <w:r w:rsidDel="00000000" w:rsidR="00000000" w:rsidRPr="00000000">
        <w:rPr>
          <w:rtl w:val="0"/>
        </w:rPr>
        <w:t xml:space="preserve">Conflict of interest and transparency in procurement.</w:t>
      </w:r>
    </w:p>
    <w:p w:rsidR="00000000" w:rsidDel="00000000" w:rsidP="00000000" w:rsidRDefault="00000000" w:rsidRPr="00000000" w14:paraId="0000003E">
      <w:pPr>
        <w:widowControl w:val="0"/>
        <w:numPr>
          <w:ilvl w:val="0"/>
          <w:numId w:val="1"/>
        </w:numPr>
        <w:spacing w:after="220" w:lineRule="auto"/>
        <w:ind w:left="720" w:hanging="360"/>
        <w:rPr/>
      </w:pPr>
      <w:r w:rsidDel="00000000" w:rsidR="00000000" w:rsidRPr="00000000">
        <w:rPr>
          <w:rtl w:val="0"/>
        </w:rPr>
        <w:t xml:space="preserve">Visibility and branding requirements for FCDO-funded activities.</w:t>
      </w:r>
    </w:p>
    <w:p w:rsidR="00000000" w:rsidDel="00000000" w:rsidP="00000000" w:rsidRDefault="00000000" w:rsidRPr="00000000" w14:paraId="0000003F">
      <w:pPr>
        <w:widowControl w:val="0"/>
        <w:spacing w:after="220" w:before="220" w:lineRule="auto"/>
        <w:rPr/>
      </w:pPr>
      <w:r w:rsidDel="00000000" w:rsidR="00000000" w:rsidRPr="00000000">
        <w:rPr>
          <w:rtl w:val="0"/>
        </w:rPr>
        <w:t xml:space="preserve">Screening against relevant sanctions lists (UN, OFAC, etc.) is mandatory for all personnel and partners.</w:t>
      </w:r>
    </w:p>
    <w:p w:rsidR="00000000" w:rsidDel="00000000" w:rsidP="00000000" w:rsidRDefault="00000000" w:rsidRPr="00000000" w14:paraId="00000040">
      <w:pPr>
        <w:widowControl w:val="0"/>
        <w:spacing w:after="80" w:lineRule="auto"/>
        <w:rPr>
          <w:b w:val="1"/>
          <w:bCs w:val="1"/>
          <w:sz w:val="24"/>
          <w:szCs w:val="24"/>
        </w:rPr>
      </w:pPr>
      <w:r w:rsidDel="00000000" w:rsidR="00000000" w:rsidRPr="00000000">
        <w:rPr>
          <w:b w:val="1"/>
          <w:bCs w:val="1"/>
          <w:sz w:val="24"/>
          <w:szCs w:val="24"/>
          <w:rtl w:val="0"/>
        </w:rPr>
        <w:t xml:space="preserve">7. </w:t>
      </w:r>
      <w:sdt>
        <w:sdtPr>
          <w:id w:val="1869943559"/>
          <w:tag w:val="goog_rdk_1"/>
        </w:sdtPr>
        <w:sdtContent>
          <w:del w:author="Parsons, Elizabeth L." w:id="0" w:date="2025-11-11T18:49:00Z">
            <w:r w:rsidDel="00000000" w:rsidR="00000000" w:rsidRPr="00000000">
              <w:rPr>
                <w:b w:val="1"/>
                <w:bCs w:val="1"/>
                <w:sz w:val="24"/>
                <w:szCs w:val="24"/>
                <w:rtl w:val="0"/>
              </w:rPr>
              <w:delText xml:space="preserve">Data, </w:delText>
            </w:r>
          </w:del>
        </w:sdtContent>
      </w:sdt>
      <w:r w:rsidDel="00000000" w:rsidR="00000000" w:rsidRPr="00000000">
        <w:rPr>
          <w:b w:val="1"/>
          <w:bCs w:val="1"/>
          <w:sz w:val="24"/>
          <w:szCs w:val="24"/>
          <w:rtl w:val="0"/>
        </w:rPr>
        <w:t xml:space="preserve">IP</w:t>
      </w:r>
      <w:sdt>
        <w:sdtPr>
          <w:id w:val="-66066557"/>
          <w:tag w:val="goog_rdk_2"/>
        </w:sdtPr>
        <w:sdtContent>
          <w:del w:author="Parsons, Elizabeth L." w:id="1" w:date="2025-11-11T18:49:00Z">
            <w:r w:rsidDel="00000000" w:rsidR="00000000" w:rsidRPr="00000000">
              <w:rPr>
                <w:b w:val="1"/>
                <w:bCs w:val="1"/>
                <w:sz w:val="24"/>
                <w:szCs w:val="24"/>
                <w:rtl w:val="0"/>
              </w:rPr>
              <w:delText xml:space="preserve">,</w:delText>
            </w:r>
          </w:del>
        </w:sdtContent>
      </w:sdt>
      <w:r w:rsidDel="00000000" w:rsidR="00000000" w:rsidRPr="00000000">
        <w:rPr>
          <w:b w:val="1"/>
          <w:bCs w:val="1"/>
          <w:sz w:val="24"/>
          <w:szCs w:val="24"/>
          <w:rtl w:val="0"/>
        </w:rPr>
        <w:t xml:space="preserve"> and Open Source</w:t>
      </w:r>
    </w:p>
    <w:sdt>
      <w:sdtPr>
        <w:id w:val="-205591394"/>
        <w:tag w:val="goog_rdk_12"/>
      </w:sdtPr>
      <w:sdtContent>
        <w:p w:rsidR="00000000" w:rsidDel="00000000" w:rsidP="00000000" w:rsidRDefault="00000000" w:rsidRPr="00000000" w14:paraId="00000041">
          <w:pPr>
            <w:widowControl w:val="0"/>
            <w:numPr>
              <w:ilvl w:val="0"/>
              <w:numId w:val="11"/>
            </w:numPr>
            <w:spacing w:before="220" w:lineRule="auto"/>
            <w:ind w:left="720" w:hanging="360"/>
            <w:rPr>
              <w:ins w:author="Parsons, Elizabeth L." w:id="8" w:date="2025-11-11T18:45:00Z"/>
            </w:rPr>
          </w:pPr>
          <w:r w:rsidDel="00000000" w:rsidR="00000000" w:rsidRPr="00000000">
            <w:rPr>
              <w:rtl w:val="0"/>
            </w:rPr>
            <w:t xml:space="preserve">All</w:t>
          </w:r>
          <w:sdt>
            <w:sdtPr>
              <w:id w:val="-735875052"/>
              <w:tag w:val="goog_rdk_3"/>
            </w:sdtPr>
            <w:sdtContent>
              <w:del w:author="Parsons, Elizabeth L." w:id="2" w:date="2025-11-11T18:45:00Z">
                <w:r w:rsidDel="00000000" w:rsidR="00000000" w:rsidRPr="00000000">
                  <w:rPr>
                    <w:rtl w:val="0"/>
                  </w:rPr>
                  <w:delText xml:space="preserve"> outputs,</w:delText>
                </w:r>
              </w:del>
            </w:sdtContent>
          </w:sdt>
          <w:r w:rsidDel="00000000" w:rsidR="00000000" w:rsidRPr="00000000">
            <w:rPr>
              <w:rtl w:val="0"/>
            </w:rPr>
            <w:t xml:space="preserve"> code, </w:t>
          </w:r>
          <w:sdt>
            <w:sdtPr>
              <w:id w:val="1869523372"/>
              <w:tag w:val="goog_rdk_4"/>
            </w:sdtPr>
            <w:sdtContent>
              <w:ins w:author="Parsons, Elizabeth L." w:id="3" w:date="2025-11-11T18:44:00Z">
                <w:r w:rsidDel="00000000" w:rsidR="00000000" w:rsidRPr="00000000">
                  <w:rPr>
                    <w:rtl w:val="0"/>
                  </w:rPr>
                  <w:t xml:space="preserve">together with its </w:t>
                </w:r>
              </w:ins>
            </w:sdtContent>
          </w:sdt>
          <w:r w:rsidDel="00000000" w:rsidR="00000000" w:rsidRPr="00000000">
            <w:rPr>
              <w:rtl w:val="0"/>
            </w:rPr>
            <w:t xml:space="preserve">documentation, and related tools produced under this Agreement </w:t>
          </w:r>
          <w:sdt>
            <w:sdtPr>
              <w:id w:val="557898549"/>
              <w:tag w:val="goog_rdk_5"/>
            </w:sdtPr>
            <w:sdtContent>
              <w:del w:author="Parsons, Elizabeth L." w:id="4" w:date="2025-11-11T18:45:00Z">
                <w:r w:rsidDel="00000000" w:rsidR="00000000" w:rsidRPr="00000000">
                  <w:rPr>
                    <w:rtl w:val="0"/>
                  </w:rPr>
                  <w:delText xml:space="preserve">are </w:delText>
                </w:r>
              </w:del>
            </w:sdtContent>
          </w:sdt>
          <w:sdt>
            <w:sdtPr>
              <w:id w:val="-1509951040"/>
              <w:tag w:val="goog_rdk_6"/>
            </w:sdtPr>
            <w:sdtContent>
              <w:ins w:author="Parsons, Elizabeth L." w:id="4" w:date="2025-11-11T18:45:00Z">
                <w:r w:rsidDel="00000000" w:rsidR="00000000" w:rsidRPr="00000000">
                  <w:rPr>
                    <w:rtl w:val="0"/>
                  </w:rPr>
                  <w:t xml:space="preserve">will be </w:t>
                </w:r>
              </w:ins>
            </w:sdtContent>
          </w:sdt>
          <w:r w:rsidDel="00000000" w:rsidR="00000000" w:rsidRPr="00000000">
            <w:rPr>
              <w:rtl w:val="0"/>
            </w:rPr>
            <w:t xml:space="preserve">licensed</w:t>
          </w:r>
          <w:sdt>
            <w:sdtPr>
              <w:id w:val="-796044259"/>
              <w:tag w:val="goog_rdk_7"/>
            </w:sdtPr>
            <w:sdtContent>
              <w:ins w:author="Parsons, Elizabeth L." w:id="5" w:date="2025-11-11T18:45:00Z">
                <w:r w:rsidDel="00000000" w:rsidR="00000000" w:rsidRPr="00000000">
                  <w:rPr>
                    <w:rtl w:val="0"/>
                  </w:rPr>
                  <w:t xml:space="preserve"> by Grantee pursuant to an</w:t>
                </w:r>
              </w:ins>
            </w:sdtContent>
          </w:sdt>
          <w:sdt>
            <w:sdtPr>
              <w:id w:val="2003627545"/>
              <w:tag w:val="goog_rdk_8"/>
            </w:sdtPr>
            <w:sdtContent>
              <w:del w:author="Parsons, Elizabeth L." w:id="5" w:date="2025-11-11T18:45:00Z">
                <w:r w:rsidDel="00000000" w:rsidR="00000000" w:rsidRPr="00000000">
                  <w:rPr>
                    <w:rtl w:val="0"/>
                  </w:rPr>
                  <w:delText xml:space="preserve"> as</w:delText>
                </w:r>
              </w:del>
            </w:sdtContent>
          </w:sdt>
          <w:r w:rsidDel="00000000" w:rsidR="00000000" w:rsidRPr="00000000">
            <w:rPr>
              <w:rtl w:val="0"/>
            </w:rPr>
            <w:t xml:space="preserve"> open-source </w:t>
          </w:r>
          <w:sdt>
            <w:sdtPr>
              <w:id w:val="-310330030"/>
              <w:tag w:val="goog_rdk_9"/>
            </w:sdtPr>
            <w:sdtContent>
              <w:ins w:author="Parsons, Elizabeth L." w:id="6" w:date="2025-11-11T18:45:00Z">
                <w:r w:rsidDel="00000000" w:rsidR="00000000" w:rsidRPr="00000000">
                  <w:rPr>
                    <w:rtl w:val="0"/>
                  </w:rPr>
                  <w:t xml:space="preserve">license as set forth </w:t>
                </w:r>
              </w:ins>
            </w:sdtContent>
          </w:sdt>
          <w:r w:rsidDel="00000000" w:rsidR="00000000" w:rsidRPr="00000000">
            <w:rPr>
              <w:rtl w:val="0"/>
            </w:rPr>
            <w:t xml:space="preserve">under Annex 3</w:t>
          </w:r>
          <w:sdt>
            <w:sdtPr>
              <w:id w:val="237241995"/>
              <w:tag w:val="goog_rdk_10"/>
            </w:sdtPr>
            <w:sdtContent>
              <w:ins w:author="Parsons, Elizabeth L." w:id="7" w:date="2025-11-11T18:47:00Z">
                <w:r w:rsidDel="00000000" w:rsidR="00000000" w:rsidRPr="00000000">
                  <w:rPr>
                    <w:rtl w:val="0"/>
                  </w:rPr>
                  <w:t xml:space="preserve">, and P2H and its partners will have access pursuant thereto</w:t>
                </w:r>
              </w:ins>
            </w:sdtContent>
          </w:sdt>
          <w:r w:rsidDel="00000000" w:rsidR="00000000" w:rsidRPr="00000000">
            <w:rPr>
              <w:rtl w:val="0"/>
            </w:rPr>
            <w:t xml:space="preserve">.</w:t>
          </w:r>
          <w:sdt>
            <w:sdtPr>
              <w:id w:val="81475794"/>
              <w:tag w:val="goog_rdk_11"/>
            </w:sdtPr>
            <w:sdtContent>
              <w:ins w:author="Parsons, Elizabeth L." w:id="8" w:date="2025-11-11T18:45:00Z">
                <w:r w:rsidDel="00000000" w:rsidR="00000000" w:rsidRPr="00000000">
                  <w:rPr>
                    <w:rtl w:val="0"/>
                  </w:rPr>
                  <w:t xml:space="preserve">  For clarity, Grantee will retain ownership of such code, documentation and tools.</w:t>
                </w:r>
              </w:ins>
            </w:sdtContent>
          </w:sdt>
        </w:p>
      </w:sdtContent>
    </w:sdt>
    <w:p w:rsidR="00000000" w:rsidDel="00000000" w:rsidP="00000000" w:rsidRDefault="00000000" w:rsidRPr="00000000" w14:paraId="00000042">
      <w:pPr>
        <w:widowControl w:val="0"/>
        <w:numPr>
          <w:ilvl w:val="0"/>
          <w:numId w:val="11"/>
        </w:numPr>
        <w:spacing w:before="220" w:lineRule="auto"/>
        <w:ind w:left="720" w:hanging="360"/>
        <w:rPr/>
      </w:pPr>
      <w:sdt>
        <w:sdtPr>
          <w:id w:val="-1203370900"/>
          <w:tag w:val="goog_rdk_13"/>
        </w:sdtPr>
        <w:sdtContent>
          <w:ins w:author="Parsons, Elizabeth L." w:id="8" w:date="2025-11-11T18:45:00Z">
            <w:r w:rsidDel="00000000" w:rsidR="00000000" w:rsidRPr="00000000">
              <w:rPr>
                <w:rtl w:val="0"/>
              </w:rPr>
              <w:t xml:space="preserve">All code, documentation, tools and other materials provide to P2H hereunder are provided AS IS.  The Grantee makes no representations or warranties, express or implied, either in fact or by operation of law, by statute or otherwise, and specifically and expressly disclaims all warranties, whether written or oral, or express or implied, including any warranty of quality, merchantability, or fitness for a particular use or purpose with respect to the code, documentation, tools and other materials, or the non-infringement of any intellectual property rights of third parties. </w:t>
            </w:r>
          </w:ins>
        </w:sdtContent>
      </w:sdt>
      <w:r w:rsidDel="00000000" w:rsidR="00000000" w:rsidRPr="00000000">
        <w:rPr>
          <w:rtl w:val="0"/>
        </w:rPr>
      </w:r>
    </w:p>
    <w:sdt>
      <w:sdtPr>
        <w:id w:val="2006164105"/>
        <w:tag w:val="goog_rdk_16"/>
      </w:sdtPr>
      <w:sdtContent>
        <w:p w:rsidR="00000000" w:rsidDel="00000000" w:rsidP="00000000" w:rsidRDefault="00000000" w:rsidRPr="00000000" w14:paraId="00000043">
          <w:pPr>
            <w:widowControl w:val="0"/>
            <w:numPr>
              <w:ilvl w:val="0"/>
              <w:numId w:val="11"/>
            </w:numPr>
            <w:ind w:left="720" w:hanging="360"/>
            <w:rPr>
              <w:del w:author="Parsons, Elizabeth L." w:id="9" w:date="2025-11-11T18:46:00Z"/>
            </w:rPr>
          </w:pPr>
          <w:sdt>
            <w:sdtPr>
              <w:id w:val="931611301"/>
              <w:tag w:val="goog_rdk_15"/>
            </w:sdtPr>
            <w:sdtContent>
              <w:del w:author="Parsons, Elizabeth L." w:id="9" w:date="2025-11-11T18:46:00Z">
                <w:r w:rsidDel="00000000" w:rsidR="00000000" w:rsidRPr="00000000">
                  <w:rPr>
                    <w:rtl w:val="0"/>
                  </w:rPr>
                  <w:delText xml:space="preserve">P2H and its partners retain a perpetual, royalty-free, worldwide license to use and adapt the outputs.</w:delText>
                </w:r>
              </w:del>
            </w:sdtContent>
          </w:sdt>
        </w:p>
      </w:sdtContent>
    </w:sdt>
    <w:sdt>
      <w:sdtPr>
        <w:id w:val="-294630179"/>
        <w:tag w:val="goog_rdk_19"/>
      </w:sdtPr>
      <w:sdtContent>
        <w:p w:rsidR="00000000" w:rsidDel="00000000" w:rsidP="00000000" w:rsidRDefault="00000000" w:rsidRPr="00000000" w14:paraId="00000044">
          <w:pPr>
            <w:widowControl w:val="0"/>
            <w:numPr>
              <w:ilvl w:val="0"/>
              <w:numId w:val="11"/>
            </w:numPr>
            <w:spacing w:after="220" w:lineRule="auto"/>
            <w:ind w:left="720" w:hanging="360"/>
            <w:rPr>
              <w:del w:author="Parsons, Elizabeth L." w:id="9" w:date="2025-11-11T18:46:00Z"/>
            </w:rPr>
          </w:pPr>
          <w:sdt>
            <w:sdtPr>
              <w:id w:val="-1988570169"/>
              <w:tag w:val="goog_rdk_17"/>
            </w:sdtPr>
            <w:sdtContent>
              <w:del w:author="Parsons, Elizabeth L." w:id="9" w:date="2025-11-11T18:46:00Z"/>
              <w:sdt>
                <w:sdtPr>
                  <w:id w:val="1593608804"/>
                  <w:tag w:val="goog_rdk_18"/>
                </w:sdtPr>
                <w:sdtContent>
                  <w:commentRangeStart w:id="1"/>
                </w:sdtContent>
              </w:sdt>
              <w:del w:author="Parsons, Elizabeth L." w:id="9" w:date="2025-11-11T18:46:00Z">
                <w:r w:rsidDel="00000000" w:rsidR="00000000" w:rsidRPr="00000000">
                  <w:rPr>
                    <w:rtl w:val="0"/>
                  </w:rPr>
                  <w:delText xml:space="preserve">Personal data </w:delText>
                </w:r>
                <w:commentRangeEnd w:id="1"/>
                <w:r w:rsidDel="00000000" w:rsidR="00000000" w:rsidRPr="00000000">
                  <w:commentReference w:id="1"/>
                </w:r>
                <w:r w:rsidDel="00000000" w:rsidR="00000000" w:rsidRPr="00000000">
                  <w:rPr>
                    <w:rtl w:val="0"/>
                  </w:rPr>
                  <w:delText xml:space="preserve">will be handled in line with GDPR-compliant standards, including encryption, access control, and row-level data security.</w:delText>
                </w:r>
              </w:del>
            </w:sdtContent>
          </w:sdt>
        </w:p>
      </w:sdtContent>
    </w:sdt>
    <w:p w:rsidR="00000000" w:rsidDel="00000000" w:rsidP="00000000" w:rsidRDefault="00000000" w:rsidRPr="00000000" w14:paraId="00000045">
      <w:pPr>
        <w:widowControl w:val="0"/>
        <w:spacing w:after="80" w:lineRule="auto"/>
        <w:rPr>
          <w:b w:val="1"/>
          <w:bCs w:val="1"/>
          <w:sz w:val="24"/>
          <w:szCs w:val="24"/>
        </w:rPr>
      </w:pPr>
      <w:r w:rsidDel="00000000" w:rsidR="00000000" w:rsidRPr="00000000">
        <w:rPr>
          <w:b w:val="1"/>
          <w:bCs w:val="1"/>
          <w:sz w:val="24"/>
          <w:szCs w:val="24"/>
          <w:rtl w:val="0"/>
        </w:rPr>
        <w:t xml:space="preserve">8. Allowable Costs and Changes</w:t>
      </w:r>
    </w:p>
    <w:sdt>
      <w:sdtPr>
        <w:id w:val="1887288312"/>
        <w:tag w:val="goog_rdk_21"/>
      </w:sdtPr>
      <w:sdtContent>
        <w:p w:rsidR="00000000" w:rsidDel="00000000" w:rsidP="00000000" w:rsidRDefault="00000000" w:rsidRPr="00000000" w14:paraId="00000046">
          <w:pPr>
            <w:widowControl w:val="0"/>
            <w:spacing w:after="220" w:before="220" w:lineRule="auto"/>
            <w:rPr>
              <w:ins w:author="Parsons, Elizabeth L." w:id="10" w:date="2025-11-11T18:55:00Z"/>
            </w:rPr>
          </w:pPr>
          <w:r w:rsidDel="00000000" w:rsidR="00000000" w:rsidRPr="00000000">
            <w:rPr>
              <w:rtl w:val="0"/>
            </w:rPr>
            <w:t xml:space="preserve">All costs must align with Annex 2 (Budget).</w:t>
            <w:br w:type="textWrapping"/>
            <w:t xml:space="preserve">Budget changes exceeding 10% require prior written approval from P2H.</w:t>
          </w:r>
          <w:sdt>
            <w:sdtPr>
              <w:id w:val="1255405368"/>
              <w:tag w:val="goog_rdk_20"/>
            </w:sdtPr>
            <w:sdtContent>
              <w:ins w:author="Parsons, Elizabeth L." w:id="10" w:date="2025-11-11T18:55:00Z">
                <w:r w:rsidDel="00000000" w:rsidR="00000000" w:rsidRPr="00000000">
                  <w:rPr>
                    <w:rtl w:val="0"/>
                  </w:rPr>
                </w:r>
              </w:ins>
            </w:sdtContent>
          </w:sdt>
        </w:p>
      </w:sdtContent>
    </w:sdt>
    <w:p w:rsidR="00000000" w:rsidDel="00000000" w:rsidP="00000000" w:rsidRDefault="00000000" w:rsidRPr="00000000" w14:paraId="00000047">
      <w:pPr>
        <w:widowControl w:val="0"/>
        <w:spacing w:after="220" w:before="220" w:lineRule="auto"/>
        <w:rPr/>
      </w:pPr>
      <w:sdt>
        <w:sdtPr>
          <w:id w:val="1419050396"/>
          <w:tag w:val="goog_rdk_22"/>
        </w:sdtPr>
        <w:sdtContent>
          <w:ins w:author="Parsons, Elizabeth L." w:id="10" w:date="2025-11-11T18:55:00Z">
            <w:r w:rsidDel="00000000" w:rsidR="00000000" w:rsidRPr="00000000">
              <w:rPr>
                <w:b w:val="1"/>
                <w:bCs w:val="1"/>
                <w:rtl w:val="0"/>
              </w:rPr>
              <w:t xml:space="preserve">In no event will Grantee be liable in contract, tort, negligence, breach of statutory duty or otherwise for any indirect, consequential, special or punitive damages or for loss of profits in connection with this Agreement.  Further, Grantee’s total aggregate liability arising under or in connection with this Agreement or the activities hereunder shall in no event exceed the amount actually paid to Grantee hereunder</w:t>
            </w:r>
            <w:r w:rsidDel="00000000" w:rsidR="00000000" w:rsidRPr="00000000">
              <w:rPr>
                <w:rtl w:val="0"/>
              </w:rPr>
              <w:t xml:space="preserve">.</w:t>
            </w:r>
          </w:ins>
        </w:sdtContent>
      </w:sdt>
      <w:r w:rsidDel="00000000" w:rsidR="00000000" w:rsidRPr="00000000">
        <w:rPr>
          <w:rtl w:val="0"/>
        </w:rPr>
      </w:r>
    </w:p>
    <w:p w:rsidR="00000000" w:rsidDel="00000000" w:rsidP="00000000" w:rsidRDefault="00000000" w:rsidRPr="00000000" w14:paraId="00000048">
      <w:pPr>
        <w:widowControl w:val="0"/>
        <w:spacing w:after="80" w:lineRule="auto"/>
        <w:rPr>
          <w:b w:val="1"/>
          <w:bCs w:val="1"/>
          <w:sz w:val="24"/>
          <w:szCs w:val="24"/>
        </w:rPr>
      </w:pPr>
      <w:r w:rsidDel="00000000" w:rsidR="00000000" w:rsidRPr="00000000">
        <w:rPr>
          <w:b w:val="1"/>
          <w:bCs w:val="1"/>
          <w:sz w:val="24"/>
          <w:szCs w:val="24"/>
          <w:rtl w:val="0"/>
        </w:rPr>
        <w:t xml:space="preserve">9. Monitoring, Audit, and Records</w:t>
      </w:r>
    </w:p>
    <w:p w:rsidR="00000000" w:rsidDel="00000000" w:rsidP="00000000" w:rsidRDefault="00000000" w:rsidRPr="00000000" w14:paraId="00000049">
      <w:pPr>
        <w:widowControl w:val="0"/>
        <w:numPr>
          <w:ilvl w:val="0"/>
          <w:numId w:val="3"/>
        </w:numPr>
        <w:spacing w:before="220" w:lineRule="auto"/>
        <w:ind w:left="720" w:hanging="360"/>
        <w:rPr/>
      </w:pPr>
      <w:r w:rsidDel="00000000" w:rsidR="00000000" w:rsidRPr="00000000">
        <w:rPr>
          <w:rtl w:val="0"/>
        </w:rPr>
        <w:t xml:space="preserve">P2H or any third-party monitoring agent or designee may conduct site visits, virtual reviews, or audits.</w:t>
      </w:r>
      <w:sdt>
        <w:sdtPr>
          <w:id w:val="682382013"/>
          <w:tag w:val="goog_rdk_23"/>
        </w:sdtPr>
        <w:sdtContent>
          <w:ins w:author="Parsons, Elizabeth L." w:id="11" w:date="2025-11-11T13:53:00Z">
            <w:r w:rsidDel="00000000" w:rsidR="00000000" w:rsidRPr="00000000">
              <w:rPr>
                <w:rtl w:val="0"/>
              </w:rPr>
              <w:t xml:space="preserve">  All such visits, reviews and audits will be reasonable in scope and frequency and conducted during the normal working hours for Grantee and its personnel facilitating such visit, review or audit.  P2H will use reasonable efforts to ensure that no visit, review or audit disrupts other operations of Grantee. </w:t>
            </w:r>
          </w:ins>
        </w:sdtContent>
      </w:sdt>
      <w:r w:rsidDel="00000000" w:rsidR="00000000" w:rsidRPr="00000000">
        <w:rPr>
          <w:rtl w:val="0"/>
        </w:rPr>
        <w:t xml:space="preserve"> Gisa agrees to facilitate and assist with any grant activity site visits and to provide data as applicable as requested by P2H.  </w:t>
      </w:r>
    </w:p>
    <w:p w:rsidR="00000000" w:rsidDel="00000000" w:rsidP="00000000" w:rsidRDefault="00000000" w:rsidRPr="00000000" w14:paraId="0000004A">
      <w:pPr>
        <w:widowControl w:val="0"/>
        <w:numPr>
          <w:ilvl w:val="0"/>
          <w:numId w:val="3"/>
        </w:numPr>
        <w:ind w:left="720" w:hanging="360"/>
        <w:rPr/>
      </w:pPr>
      <w:r w:rsidDel="00000000" w:rsidR="00000000" w:rsidRPr="00000000">
        <w:rPr>
          <w:rtl w:val="0"/>
        </w:rPr>
        <w:t xml:space="preserve">Gisa must maintain accurate records and provide documentation within 15 business days of any request.</w:t>
      </w:r>
    </w:p>
    <w:p w:rsidR="00000000" w:rsidDel="00000000" w:rsidP="00000000" w:rsidRDefault="00000000" w:rsidRPr="00000000" w14:paraId="0000004B">
      <w:pPr>
        <w:widowControl w:val="0"/>
        <w:numPr>
          <w:ilvl w:val="0"/>
          <w:numId w:val="3"/>
        </w:numPr>
        <w:spacing w:after="220" w:lineRule="auto"/>
        <w:ind w:left="720" w:hanging="360"/>
        <w:rPr/>
      </w:pPr>
      <w:r w:rsidDel="00000000" w:rsidR="00000000" w:rsidRPr="00000000">
        <w:rPr>
          <w:rtl w:val="0"/>
        </w:rPr>
        <w:t xml:space="preserve">All financial and technical records must be retained for </w:t>
      </w:r>
      <w:sdt>
        <w:sdtPr>
          <w:id w:val="-1103387206"/>
          <w:tag w:val="goog_rdk_24"/>
        </w:sdtPr>
        <w:sdtContent>
          <w:del w:author="Parsons, Elizabeth L." w:id="12" w:date="2025-11-11T13:57:00Z"/>
          <w:sdt>
            <w:sdtPr>
              <w:id w:val="-2028808160"/>
              <w:tag w:val="goog_rdk_25"/>
            </w:sdtPr>
            <w:sdtContent>
              <w:commentRangeStart w:id="2"/>
            </w:sdtContent>
          </w:sdt>
          <w:del w:author="Parsons, Elizabeth L." w:id="12" w:date="2025-11-11T13:57:00Z">
            <w:r w:rsidDel="00000000" w:rsidR="00000000" w:rsidRPr="00000000">
              <w:rPr>
                <w:rtl w:val="0"/>
              </w:rPr>
              <w:delText xml:space="preserve">seven </w:delText>
            </w:r>
          </w:del>
        </w:sdtContent>
      </w:sdt>
      <w:sdt>
        <w:sdtPr>
          <w:id w:val="-1318592476"/>
          <w:tag w:val="goog_rdk_26"/>
        </w:sdtPr>
        <w:sdtContent>
          <w:ins w:author="Parsons, Elizabeth L." w:id="12" w:date="2025-11-11T13:57:00Z">
            <w:r w:rsidDel="00000000" w:rsidR="00000000" w:rsidRPr="00000000">
              <w:rPr>
                <w:rtl w:val="0"/>
              </w:rPr>
              <w:t xml:space="preserve">six </w:t>
            </w:r>
          </w:ins>
        </w:sdtContent>
      </w:sdt>
      <w:r w:rsidDel="00000000" w:rsidR="00000000" w:rsidRPr="00000000">
        <w:rPr>
          <w:rtl w:val="0"/>
        </w:rPr>
        <w:t xml:space="preserve">(</w:t>
      </w:r>
      <w:sdt>
        <w:sdtPr>
          <w:id w:val="-1726382224"/>
          <w:tag w:val="goog_rdk_27"/>
        </w:sdtPr>
        <w:sdtContent>
          <w:del w:author="Parsons, Elizabeth L." w:id="13" w:date="2025-11-11T13:57:00Z">
            <w:r w:rsidDel="00000000" w:rsidR="00000000" w:rsidRPr="00000000">
              <w:rPr>
                <w:rtl w:val="0"/>
              </w:rPr>
              <w:delText xml:space="preserve">7</w:delText>
            </w:r>
          </w:del>
        </w:sdtContent>
      </w:sdt>
      <w:sdt>
        <w:sdtPr>
          <w:id w:val="543327487"/>
          <w:tag w:val="goog_rdk_28"/>
        </w:sdtPr>
        <w:sdtContent>
          <w:ins w:author="Parsons, Elizabeth L." w:id="13" w:date="2025-11-11T13:57:00Z">
            <w:r w:rsidDel="00000000" w:rsidR="00000000" w:rsidRPr="00000000">
              <w:rPr>
                <w:rtl w:val="0"/>
              </w:rPr>
              <w:t xml:space="preserve">6</w:t>
            </w:r>
          </w:ins>
        </w:sdtContent>
      </w:sdt>
      <w:r w:rsidDel="00000000" w:rsidR="00000000" w:rsidRPr="00000000">
        <w:rPr>
          <w:rtl w:val="0"/>
        </w:rPr>
        <w:t xml:space="preserve">) years </w:t>
      </w:r>
      <w:commentRangeEnd w:id="2"/>
      <w:r w:rsidDel="00000000" w:rsidR="00000000" w:rsidRPr="00000000">
        <w:commentReference w:id="2"/>
      </w:r>
      <w:r w:rsidDel="00000000" w:rsidR="00000000" w:rsidRPr="00000000">
        <w:rPr>
          <w:rtl w:val="0"/>
        </w:rPr>
        <w:t xml:space="preserve">after project close. The Grantee agrees that P2H will have </w:t>
      </w:r>
      <w:sdt>
        <w:sdtPr>
          <w:id w:val="-856637729"/>
          <w:tag w:val="goog_rdk_29"/>
        </w:sdtPr>
        <w:sdtContent>
          <w:del w:author="Parsons, Elizabeth L." w:id="14" w:date="2025-11-11T13:57:00Z">
            <w:r w:rsidDel="00000000" w:rsidR="00000000" w:rsidRPr="00000000">
              <w:rPr>
                <w:rtl w:val="0"/>
              </w:rPr>
              <w:delText xml:space="preserve">unrestricted </w:delText>
            </w:r>
          </w:del>
        </w:sdtContent>
      </w:sdt>
      <w:sdt>
        <w:sdtPr>
          <w:id w:val="-877280264"/>
          <w:tag w:val="goog_rdk_30"/>
        </w:sdtPr>
        <w:sdtContent>
          <w:ins w:author="Parsons, Elizabeth L." w:id="14" w:date="2025-11-11T13:57:00Z">
            <w:r w:rsidDel="00000000" w:rsidR="00000000" w:rsidRPr="00000000">
              <w:rPr>
                <w:rtl w:val="0"/>
              </w:rPr>
              <w:t xml:space="preserve">full </w:t>
            </w:r>
          </w:ins>
        </w:sdtContent>
      </w:sdt>
      <w:r w:rsidDel="00000000" w:rsidR="00000000" w:rsidRPr="00000000">
        <w:rPr>
          <w:rtl w:val="0"/>
        </w:rPr>
        <w:t xml:space="preserve">access to all financial records, reports, and supporting documentation related to P2H funds</w:t>
      </w:r>
      <w:sdt>
        <w:sdtPr>
          <w:id w:val="-1993260043"/>
          <w:tag w:val="goog_rdk_31"/>
        </w:sdtPr>
        <w:sdtContent>
          <w:ins w:author="Parsons, Elizabeth L." w:id="15" w:date="2025-11-11T13:59:00Z">
            <w:r w:rsidDel="00000000" w:rsidR="00000000" w:rsidRPr="00000000">
              <w:rPr>
                <w:rtl w:val="0"/>
              </w:rPr>
              <w:t xml:space="preserve"> as set forth in the first bullet of this Section 9</w:t>
            </w:r>
          </w:ins>
        </w:sdtContent>
      </w:sdt>
      <w:r w:rsidDel="00000000" w:rsidR="00000000" w:rsidRPr="00000000">
        <w:rPr>
          <w:rtl w:val="0"/>
        </w:rPr>
        <w:t xml:space="preserve">. FCDO will also have direct and </w:t>
      </w:r>
      <w:sdt>
        <w:sdtPr>
          <w:id w:val="-775683229"/>
          <w:tag w:val="goog_rdk_32"/>
        </w:sdtPr>
        <w:sdtContent>
          <w:del w:author="Parsons, Elizabeth L." w:id="16" w:date="2025-11-11T13:57:00Z">
            <w:r w:rsidDel="00000000" w:rsidR="00000000" w:rsidRPr="00000000">
              <w:rPr>
                <w:rtl w:val="0"/>
              </w:rPr>
              <w:delText xml:space="preserve">unrestricted </w:delText>
            </w:r>
          </w:del>
        </w:sdtContent>
      </w:sdt>
      <w:sdt>
        <w:sdtPr>
          <w:id w:val="-502809008"/>
          <w:tag w:val="goog_rdk_33"/>
        </w:sdtPr>
        <w:sdtContent>
          <w:ins w:author="Parsons, Elizabeth L." w:id="16" w:date="2025-11-11T13:57:00Z">
            <w:r w:rsidDel="00000000" w:rsidR="00000000" w:rsidRPr="00000000">
              <w:rPr>
                <w:rtl w:val="0"/>
              </w:rPr>
              <w:t xml:space="preserve">full </w:t>
            </w:r>
          </w:ins>
        </w:sdtContent>
      </w:sdt>
      <w:r w:rsidDel="00000000" w:rsidR="00000000" w:rsidRPr="00000000">
        <w:rPr>
          <w:rtl w:val="0"/>
        </w:rPr>
        <w:t xml:space="preserve">access to the Grantee’s P2H related records, reports, and supporting documentation</w:t>
      </w:r>
      <w:sdt>
        <w:sdtPr>
          <w:id w:val="1261919840"/>
          <w:tag w:val="goog_rdk_34"/>
        </w:sdtPr>
        <w:sdtContent>
          <w:ins w:author="Parsons, Elizabeth L." w:id="17" w:date="2025-11-11T14:00:00Z">
            <w:r w:rsidDel="00000000" w:rsidR="00000000" w:rsidRPr="00000000">
              <w:rPr>
                <w:rtl w:val="0"/>
              </w:rPr>
              <w:t xml:space="preserve"> as set forth in the first bullet of this Section 9</w:t>
            </w:r>
          </w:ins>
        </w:sdtContent>
      </w:sdt>
      <w:r w:rsidDel="00000000" w:rsidR="00000000" w:rsidRPr="00000000">
        <w:rPr>
          <w:rtl w:val="0"/>
        </w:rPr>
        <w:t xml:space="preserve">. </w:t>
      </w:r>
    </w:p>
    <w:p w:rsidR="00000000" w:rsidDel="00000000" w:rsidP="00000000" w:rsidRDefault="00000000" w:rsidRPr="00000000" w14:paraId="0000004C">
      <w:pPr>
        <w:widowControl w:val="0"/>
        <w:spacing w:after="80" w:lineRule="auto"/>
        <w:rPr>
          <w:b w:val="1"/>
          <w:bCs w:val="1"/>
          <w:sz w:val="24"/>
          <w:szCs w:val="24"/>
        </w:rPr>
      </w:pPr>
      <w:r w:rsidDel="00000000" w:rsidR="00000000" w:rsidRPr="00000000">
        <w:rPr>
          <w:b w:val="1"/>
          <w:bCs w:val="1"/>
          <w:sz w:val="24"/>
          <w:szCs w:val="24"/>
          <w:rtl w:val="0"/>
        </w:rPr>
        <w:t xml:space="preserve">10. Suspension and Termination</w:t>
      </w:r>
    </w:p>
    <w:p w:rsidR="00000000" w:rsidDel="00000000" w:rsidP="00000000" w:rsidRDefault="00000000" w:rsidRPr="00000000" w14:paraId="0000004D">
      <w:pPr>
        <w:widowControl w:val="0"/>
        <w:spacing w:after="220" w:before="220" w:lineRule="auto"/>
        <w:rPr/>
      </w:pPr>
      <w:r w:rsidDel="00000000" w:rsidR="00000000" w:rsidRPr="00000000">
        <w:rPr>
          <w:rtl w:val="0"/>
        </w:rPr>
        <w:t xml:space="preserve">P2H may suspend the Agreement for a specified or indefinite period of time. Termination may be Agreement:</w:t>
      </w:r>
    </w:p>
    <w:p w:rsidR="00000000" w:rsidDel="00000000" w:rsidP="00000000" w:rsidRDefault="00000000" w:rsidRPr="00000000" w14:paraId="0000004E">
      <w:pPr>
        <w:widowControl w:val="0"/>
        <w:numPr>
          <w:ilvl w:val="0"/>
          <w:numId w:val="12"/>
        </w:numPr>
        <w:spacing w:after="120" w:lineRule="auto"/>
        <w:ind w:left="720" w:hanging="360"/>
        <w:rPr/>
      </w:pPr>
      <w:r w:rsidDel="00000000" w:rsidR="00000000" w:rsidRPr="00000000">
        <w:rPr>
          <w:rtl w:val="0"/>
        </w:rPr>
        <w:t xml:space="preserve">If funds are misused or misreported.</w:t>
      </w:r>
    </w:p>
    <w:p w:rsidR="00000000" w:rsidDel="00000000" w:rsidP="00000000" w:rsidRDefault="00000000" w:rsidRPr="00000000" w14:paraId="0000004F">
      <w:pPr>
        <w:widowControl w:val="0"/>
        <w:numPr>
          <w:ilvl w:val="0"/>
          <w:numId w:val="12"/>
        </w:numPr>
        <w:spacing w:after="120" w:lineRule="auto"/>
        <w:ind w:left="720" w:hanging="360"/>
        <w:rPr/>
      </w:pPr>
      <w:r w:rsidDel="00000000" w:rsidR="00000000" w:rsidRPr="00000000">
        <w:rPr>
          <w:rtl w:val="0"/>
        </w:rPr>
        <w:t xml:space="preserve">If deliverables are not met without reasonable justification.</w:t>
      </w:r>
    </w:p>
    <w:p w:rsidR="00000000" w:rsidDel="00000000" w:rsidP="00000000" w:rsidRDefault="00000000" w:rsidRPr="00000000" w14:paraId="00000050">
      <w:pPr>
        <w:widowControl w:val="0"/>
        <w:numPr>
          <w:ilvl w:val="0"/>
          <w:numId w:val="12"/>
        </w:numPr>
        <w:spacing w:after="120" w:lineRule="auto"/>
        <w:ind w:left="720" w:hanging="360"/>
        <w:rPr/>
      </w:pPr>
      <w:r w:rsidDel="00000000" w:rsidR="00000000" w:rsidRPr="00000000">
        <w:rPr>
          <w:rtl w:val="0"/>
        </w:rPr>
        <w:t xml:space="preserve">In the event of actual or suspected Aid Diversion</w:t>
      </w:r>
    </w:p>
    <w:p w:rsidR="00000000" w:rsidDel="00000000" w:rsidP="00000000" w:rsidRDefault="00000000" w:rsidRPr="00000000" w14:paraId="00000051">
      <w:pPr>
        <w:widowControl w:val="0"/>
        <w:numPr>
          <w:ilvl w:val="0"/>
          <w:numId w:val="12"/>
        </w:numPr>
        <w:spacing w:after="120" w:lineRule="auto"/>
        <w:ind w:left="720" w:hanging="360"/>
        <w:rPr/>
      </w:pPr>
      <w:r w:rsidDel="00000000" w:rsidR="00000000" w:rsidRPr="00000000">
        <w:rPr>
          <w:rtl w:val="0"/>
        </w:rPr>
        <w:t xml:space="preserve">In the event of actual or suspected sexual exploitation, abuse, or harassment </w:t>
      </w:r>
    </w:p>
    <w:p w:rsidR="00000000" w:rsidDel="00000000" w:rsidP="00000000" w:rsidRDefault="00000000" w:rsidRPr="00000000" w14:paraId="00000052">
      <w:pPr>
        <w:widowControl w:val="0"/>
        <w:numPr>
          <w:ilvl w:val="0"/>
          <w:numId w:val="12"/>
        </w:numPr>
        <w:spacing w:after="220" w:lineRule="auto"/>
        <w:ind w:left="720" w:hanging="360"/>
        <w:rPr/>
      </w:pPr>
      <w:r w:rsidDel="00000000" w:rsidR="00000000" w:rsidRPr="00000000">
        <w:rPr>
          <w:rtl w:val="0"/>
        </w:rPr>
        <w:t xml:space="preserve">An event occurs which damages, or is capable of damaging, the reputation or integrity of FCDO or that of the project to which this Agreement relates. </w:t>
      </w:r>
    </w:p>
    <w:p w:rsidR="00000000" w:rsidDel="00000000" w:rsidP="00000000" w:rsidRDefault="00000000" w:rsidRPr="00000000" w14:paraId="00000053">
      <w:pPr>
        <w:widowControl w:val="0"/>
        <w:numPr>
          <w:ilvl w:val="0"/>
          <w:numId w:val="12"/>
        </w:numPr>
        <w:spacing w:after="220" w:lineRule="auto"/>
        <w:ind w:left="720" w:hanging="360"/>
        <w:rPr/>
      </w:pPr>
      <w:r w:rsidDel="00000000" w:rsidR="00000000" w:rsidRPr="00000000">
        <w:rPr>
          <w:rtl w:val="0"/>
        </w:rPr>
        <w:t xml:space="preserve">If the grantee either repeatedly fails to comply with, or is in material breach of, any of the provisions of this agreement. </w:t>
      </w:r>
    </w:p>
    <w:p w:rsidR="00000000" w:rsidDel="00000000" w:rsidP="00000000" w:rsidRDefault="00000000" w:rsidRPr="00000000" w14:paraId="00000054">
      <w:pPr>
        <w:widowControl w:val="0"/>
        <w:numPr>
          <w:ilvl w:val="0"/>
          <w:numId w:val="12"/>
        </w:numPr>
        <w:spacing w:after="220" w:lineRule="auto"/>
        <w:ind w:left="720" w:hanging="360"/>
        <w:rPr/>
      </w:pPr>
      <w:r w:rsidDel="00000000" w:rsidR="00000000" w:rsidRPr="00000000">
        <w:rPr>
          <w:rtl w:val="0"/>
        </w:rPr>
        <w:t xml:space="preserve">If the Grantee, without the prior consent of P2H in writing, assigns or transfers, or purports to assign or transfer, or causes to be assigned or transferred, any interest in this Agreement or any part, share, or interest therein. </w:t>
      </w:r>
    </w:p>
    <w:p w:rsidR="00000000" w:rsidDel="00000000" w:rsidP="00000000" w:rsidRDefault="00000000" w:rsidRPr="00000000" w14:paraId="00000055">
      <w:pPr>
        <w:widowControl w:val="0"/>
        <w:numPr>
          <w:ilvl w:val="0"/>
          <w:numId w:val="12"/>
        </w:numPr>
        <w:spacing w:after="220" w:lineRule="auto"/>
        <w:ind w:left="720" w:hanging="360"/>
        <w:rPr/>
      </w:pPr>
      <w:r w:rsidDel="00000000" w:rsidR="00000000" w:rsidRPr="00000000">
        <w:rPr>
          <w:rtl w:val="0"/>
        </w:rPr>
        <w:t xml:space="preserve">There is a change in identity or character of the Grantee (such assessment to be made at P2H’s sole discretion) including but not limited to, through the take-over, merger, change of ownership or control </w:t>
      </w:r>
    </w:p>
    <w:p w:rsidR="00000000" w:rsidDel="00000000" w:rsidP="00000000" w:rsidRDefault="00000000" w:rsidRPr="00000000" w14:paraId="00000056">
      <w:pPr>
        <w:widowControl w:val="0"/>
        <w:numPr>
          <w:ilvl w:val="0"/>
          <w:numId w:val="12"/>
        </w:numPr>
        <w:spacing w:after="220" w:lineRule="auto"/>
        <w:ind w:left="720" w:hanging="360"/>
        <w:rPr/>
      </w:pPr>
      <w:r w:rsidDel="00000000" w:rsidR="00000000" w:rsidRPr="00000000">
        <w:rPr>
          <w:rtl w:val="0"/>
        </w:rPr>
        <w:t xml:space="preserve">With consent of the Grantee: P2H may terminate the grant, in whole or in part, with consent of the Grantee. Both parties shall agree upon termination conditions, including effective date and, in case of partial terminations, the portion of the award to be terminated. The agreement to terminate will be jointly signed. </w:t>
      </w:r>
    </w:p>
    <w:p w:rsidR="00000000" w:rsidDel="00000000" w:rsidP="00000000" w:rsidRDefault="00000000" w:rsidRPr="00000000" w14:paraId="00000057">
      <w:pPr>
        <w:widowControl w:val="0"/>
        <w:numPr>
          <w:ilvl w:val="0"/>
          <w:numId w:val="12"/>
        </w:numPr>
        <w:spacing w:after="220" w:lineRule="auto"/>
        <w:ind w:left="720" w:hanging="360"/>
        <w:rPr/>
      </w:pPr>
      <w:r w:rsidDel="00000000" w:rsidR="00000000" w:rsidRPr="00000000">
        <w:rPr>
          <w:rtl w:val="0"/>
        </w:rPr>
        <w:t xml:space="preserve">In the UK National Interest. If at any time, FCDO determines that continuation of all or part of funding for a grant should be suspended or terminated because such assistance would not be in the national interest of the UK, would be in violation of an applicable law, or other extraordinary circumstance. FCDO may instruct P2H to suspend or terminate the grant in whole or in part on an immediate basis. </w:t>
      </w:r>
    </w:p>
    <w:p w:rsidR="00000000" w:rsidDel="00000000" w:rsidP="00000000" w:rsidRDefault="00000000" w:rsidRPr="00000000" w14:paraId="00000058">
      <w:pPr>
        <w:widowControl w:val="0"/>
        <w:numPr>
          <w:ilvl w:val="0"/>
          <w:numId w:val="12"/>
        </w:numPr>
        <w:spacing w:after="220" w:lineRule="auto"/>
        <w:ind w:left="720" w:hanging="360"/>
        <w:rPr/>
      </w:pPr>
      <w:r w:rsidDel="00000000" w:rsidR="00000000" w:rsidRPr="00000000">
        <w:rPr>
          <w:rtl w:val="0"/>
        </w:rPr>
        <w:t xml:space="preserve">Extraordinary Circumstances. If at any time, FCDO or P2H decide to terminate the grant as a result of extraordinary circumstances to include termination as a result of change in overall program direction, the grant may be suspended or terminated in whole or in part.</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Force Majeure. The Grantor reserves the right to unilaterally terminate this grant in whole or in part in the event of “force majeure,” that is, an event that prevents completion of the grant activities or prevents grant funding that is beyond the control and without the fault of either party.  (Examples of such causes include, but are not limited to, (i) acts of God (ii) acts of public enemy; (iii) acts of the UK Government or Governments of P2H project countries in either their Sovereign or contractual capacities; (iv) fires; (v) floods; (vi) epidemics; (vii) quarantine restrictions; (viii) strikes; (ix) freight embargoes; (x) unusually severe weather; and (xi) delays of subcontractors or suppliers at any tier from enforceable causes beyond the control and without the fault or negligence of both the Grantee and its suppliers)</w:t>
      </w:r>
    </w:p>
    <w:p w:rsidR="00000000" w:rsidDel="00000000" w:rsidP="00000000" w:rsidRDefault="00000000" w:rsidRPr="00000000" w14:paraId="0000005A">
      <w:pPr>
        <w:widowControl w:val="0"/>
        <w:spacing w:after="220" w:before="220" w:lineRule="auto"/>
        <w:rPr/>
      </w:pPr>
      <w:r w:rsidDel="00000000" w:rsidR="00000000" w:rsidRPr="00000000">
        <w:rPr>
          <w:rtl w:val="0"/>
        </w:rPr>
        <w:t xml:space="preserve">In addition, the Grantor may unilaterally terminate the grant in whole or part, or suspend payments, if there is reasonable cause to believe that the </w:t>
      </w:r>
      <w:sdt>
        <w:sdtPr>
          <w:id w:val="1095293363"/>
          <w:tag w:val="goog_rdk_35"/>
        </w:sdtPr>
        <w:sdtContent>
          <w:del w:author="Parsons, Elizabeth L." w:id="18" w:date="2025-11-11T19:01:00Z">
            <w:r w:rsidDel="00000000" w:rsidR="00000000" w:rsidRPr="00000000">
              <w:rPr>
                <w:rtl w:val="0"/>
              </w:rPr>
              <w:delText xml:space="preserve">grantee </w:delText>
            </w:r>
          </w:del>
        </w:sdtContent>
      </w:sdt>
      <w:sdt>
        <w:sdtPr>
          <w:id w:val="-1838141679"/>
          <w:tag w:val="goog_rdk_36"/>
        </w:sdtPr>
        <w:sdtContent>
          <w:ins w:author="Parsons, Elizabeth L." w:id="18" w:date="2025-11-11T19:01:00Z">
            <w:r w:rsidDel="00000000" w:rsidR="00000000" w:rsidRPr="00000000">
              <w:rPr>
                <w:rtl w:val="0"/>
              </w:rPr>
              <w:t xml:space="preserve">Grantee </w:t>
            </w:r>
          </w:ins>
        </w:sdtContent>
      </w:sdt>
      <w:r w:rsidDel="00000000" w:rsidR="00000000" w:rsidRPr="00000000">
        <w:rPr>
          <w:rtl w:val="0"/>
        </w:rPr>
        <w:t xml:space="preserve">is or will be insolvent, goes into liquidation, administration or other similar process, is dissolved or enters into any arrangements with its creditors during grant performance, if funding under P2H is no longer available, or under extraordinary circumstances. </w:t>
      </w:r>
    </w:p>
    <w:sdt>
      <w:sdtPr>
        <w:id w:val="-1777834308"/>
        <w:tag w:val="goog_rdk_39"/>
      </w:sdtPr>
      <w:sdtContent>
        <w:p w:rsidR="00000000" w:rsidDel="00000000" w:rsidP="00000000" w:rsidRDefault="00000000" w:rsidRPr="00000000" w14:paraId="0000005B">
          <w:pPr>
            <w:widowControl w:val="0"/>
            <w:spacing w:after="220" w:before="220" w:lineRule="auto"/>
            <w:rPr>
              <w:ins w:author="Parsons, Elizabeth L." w:id="19" w:date="2025-11-11T14:14:00Z"/>
            </w:rPr>
          </w:pPr>
          <w:sdt>
            <w:sdtPr>
              <w:id w:val="-343122496"/>
              <w:tag w:val="goog_rdk_38"/>
            </w:sdtPr>
            <w:sdtContent>
              <w:ins w:author="Parsons, Elizabeth L." w:id="19" w:date="2025-11-11T14:14:00Z">
                <w:r w:rsidDel="00000000" w:rsidR="00000000" w:rsidRPr="00000000">
                  <w:rPr>
                    <w:rtl w:val="0"/>
                  </w:rPr>
                  <w:t xml:space="preserve">Grantee may terminate this Agreement at any time by providing written notice to Grantor.</w:t>
                </w:r>
              </w:ins>
            </w:sdtContent>
          </w:sdt>
        </w:p>
      </w:sdtContent>
    </w:sdt>
    <w:p w:rsidR="00000000" w:rsidDel="00000000" w:rsidP="00000000" w:rsidRDefault="00000000" w:rsidRPr="00000000" w14:paraId="0000005C">
      <w:pPr>
        <w:widowControl w:val="0"/>
        <w:spacing w:after="220" w:before="220" w:lineRule="auto"/>
        <w:rPr/>
      </w:pPr>
      <w:r w:rsidDel="00000000" w:rsidR="00000000" w:rsidRPr="00000000">
        <w:rPr>
          <w:rtl w:val="0"/>
        </w:rPr>
        <w:t xml:space="preserve">In the event of termination, the Grantee must </w:t>
      </w:r>
      <w:sdt>
        <w:sdtPr>
          <w:id w:val="2124866534"/>
          <w:tag w:val="goog_rdk_40"/>
        </w:sdtPr>
        <w:sdtContent>
          <w:ins w:author="Parsons, Elizabeth L." w:id="20" w:date="2025-11-11T18:50:00Z">
            <w:r w:rsidDel="00000000" w:rsidR="00000000" w:rsidRPr="00000000">
              <w:rPr>
                <w:rtl w:val="0"/>
              </w:rPr>
              <w:t xml:space="preserve">(i) wind down activities as applicable, (ii) place the code, documentation and tools in their then current form in the applicable repository, and (iii) </w:t>
            </w:r>
          </w:ins>
        </w:sdtContent>
      </w:sdt>
      <w:r w:rsidDel="00000000" w:rsidR="00000000" w:rsidRPr="00000000">
        <w:rPr>
          <w:rtl w:val="0"/>
        </w:rPr>
        <w:t xml:space="preserve">return unspent funds within 14 days. </w:t>
      </w:r>
    </w:p>
    <w:sdt>
      <w:sdtPr>
        <w:id w:val="105453389"/>
        <w:tag w:val="goog_rdk_43"/>
      </w:sdtPr>
      <w:sdtContent>
        <w:p w:rsidR="00000000" w:rsidDel="00000000" w:rsidP="00000000" w:rsidRDefault="00000000" w:rsidRPr="00000000" w14:paraId="0000005D">
          <w:pPr>
            <w:widowControl w:val="0"/>
            <w:spacing w:after="80" w:lineRule="auto"/>
            <w:rPr>
              <w:del w:author="Parsons, Elizabeth L." w:id="21" w:date="2025-11-11T19:19:00Z"/>
              <w:b w:val="1"/>
              <w:bCs w:val="1"/>
              <w:sz w:val="24"/>
              <w:szCs w:val="24"/>
            </w:rPr>
          </w:pPr>
          <w:sdt>
            <w:sdtPr>
              <w:id w:val="-1565821276"/>
              <w:tag w:val="goog_rdk_42"/>
            </w:sdtPr>
            <w:sdtContent>
              <w:del w:author="Parsons, Elizabeth L." w:id="21" w:date="2025-11-11T19:19:00Z">
                <w:r w:rsidDel="00000000" w:rsidR="00000000" w:rsidRPr="00000000">
                  <w:rPr>
                    <w:b w:val="1"/>
                    <w:bCs w:val="1"/>
                    <w:sz w:val="24"/>
                    <w:szCs w:val="24"/>
                    <w:rtl w:val="0"/>
                  </w:rPr>
                  <w:delText xml:space="preserve">11. Indemnification</w:delText>
                </w:r>
              </w:del>
            </w:sdtContent>
          </w:sdt>
        </w:p>
      </w:sdtContent>
    </w:sdt>
    <w:sdt>
      <w:sdtPr>
        <w:id w:val="1815548450"/>
        <w:tag w:val="goog_rdk_45"/>
      </w:sdtPr>
      <w:sdtContent>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40" w:lineRule="auto"/>
            <w:jc w:val="both"/>
            <w:rPr>
              <w:del w:author="Parsons, Elizabeth L." w:id="21" w:date="2025-11-11T19:19:00Z"/>
            </w:rPr>
          </w:pPr>
          <w:sdt>
            <w:sdtPr>
              <w:id w:val="-1755496884"/>
              <w:tag w:val="goog_rdk_44"/>
            </w:sdtPr>
            <w:sdtContent>
              <w:del w:author="Parsons, Elizabeth L." w:id="21" w:date="2025-11-11T19:19:00Z">
                <w:r w:rsidDel="00000000" w:rsidR="00000000" w:rsidRPr="00000000">
                  <w:rPr>
                    <w:rtl w:val="0"/>
                  </w:rPr>
                </w:r>
              </w:del>
            </w:sdtContent>
          </w:sdt>
        </w:p>
      </w:sdtContent>
    </w:sdt>
    <w:sdt>
      <w:sdtPr>
        <w:id w:val="1881951197"/>
        <w:tag w:val="goog_rdk_47"/>
      </w:sdtPr>
      <w:sdtContent>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40" w:lineRule="auto"/>
            <w:jc w:val="both"/>
            <w:rPr>
              <w:del w:author="Parsons, Elizabeth L." w:id="21" w:date="2025-11-11T19:19:00Z"/>
              <w:color w:val="000000"/>
            </w:rPr>
          </w:pPr>
          <w:sdt>
            <w:sdtPr>
              <w:id w:val="-1016894955"/>
              <w:tag w:val="goog_rdk_46"/>
            </w:sdtPr>
            <w:sdtContent>
              <w:del w:author="Parsons, Elizabeth L." w:id="21" w:date="2025-11-11T19:19:00Z">
                <w:r w:rsidDel="00000000" w:rsidR="00000000" w:rsidRPr="00000000">
                  <w:rPr>
                    <w:rtl w:val="0"/>
                  </w:rPr>
                  <w:delText xml:space="preserve">The Grantee will indemnify, defend, and hold the Grantor (and its affiliates, subsidiaries, directors, officers, employees and agents) harmless from and against any claims, liabilities, damages, losses, costs and expenses, including reasonable attorneys’ fees, incurred or suffered by any of them that arise out of or relate, in whole or in part, to any actual or alleged act or omission by Grantee or its employees, agents or representatives in connection with the performance of any of the work specified in this Agreement.</w:delText>
                </w:r>
                <w:r w:rsidDel="00000000" w:rsidR="00000000" w:rsidRPr="00000000">
                  <w:rPr>
                    <w:rtl w:val="0"/>
                  </w:rPr>
                </w:r>
              </w:del>
            </w:sdtContent>
          </w:sdt>
        </w:p>
      </w:sdtContent>
    </w:sdt>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61">
      <w:pPr>
        <w:widowControl w:val="0"/>
        <w:spacing w:after="80" w:lineRule="auto"/>
        <w:rPr>
          <w:b w:val="1"/>
          <w:bCs w:val="1"/>
          <w:sz w:val="24"/>
          <w:szCs w:val="24"/>
        </w:rPr>
      </w:pPr>
      <w:r w:rsidDel="00000000" w:rsidR="00000000" w:rsidRPr="00000000">
        <w:rPr>
          <w:b w:val="1"/>
          <w:bCs w:val="1"/>
          <w:sz w:val="24"/>
          <w:szCs w:val="24"/>
          <w:rtl w:val="0"/>
        </w:rPr>
        <w:t xml:space="preserve">12. Law and Dispute Resolution</w:t>
      </w:r>
    </w:p>
    <w:p w:rsidR="00000000" w:rsidDel="00000000" w:rsidP="00000000" w:rsidRDefault="00000000" w:rsidRPr="00000000" w14:paraId="00000062">
      <w:pPr>
        <w:widowControl w:val="0"/>
        <w:spacing w:after="220" w:before="220" w:lineRule="auto"/>
        <w:rPr/>
      </w:pPr>
      <w:r w:rsidDel="00000000" w:rsidR="00000000" w:rsidRPr="00000000">
        <w:rPr>
          <w:rtl w:val="0"/>
        </w:rPr>
        <w:t xml:space="preserve">This Agreement, performance hereunder, and any remedies available to the parties shall be governed by and construed in accordance with the laws of the State of North Carolina and the United States of America.</w:t>
      </w:r>
    </w:p>
    <w:sdt>
      <w:sdtPr>
        <w:id w:val="504545862"/>
        <w:tag w:val="goog_rdk_50"/>
      </w:sdtPr>
      <w:sdtContent>
        <w:p w:rsidR="00000000" w:rsidDel="00000000" w:rsidP="00000000" w:rsidRDefault="00000000" w:rsidRPr="00000000" w14:paraId="00000063">
          <w:pPr>
            <w:widowControl w:val="0"/>
            <w:spacing w:after="220" w:before="220" w:lineRule="auto"/>
            <w:rPr>
              <w:del w:author="Parsons, Elizabeth L." w:id="22" w:date="2025-11-11T14:05:00Z"/>
            </w:rPr>
          </w:pPr>
          <w:sdt>
            <w:sdtPr>
              <w:id w:val="-1019977063"/>
              <w:tag w:val="goog_rdk_49"/>
            </w:sdtPr>
            <w:sdtContent>
              <w:del w:author="Parsons, Elizabeth L." w:id="22" w:date="2025-11-11T14:05:00Z">
                <w:r w:rsidDel="00000000" w:rsidR="00000000" w:rsidRPr="00000000">
                  <w:rPr>
                    <w:rtl w:val="0"/>
                  </w:rPr>
                  <w:delText xml:space="preserve">In the event that any dispute arises concerning any aspect of this Grant Agreement that is not specifically addressed in these Terms &amp; Conditions, it is hereby agreed that the matter will be presented to the P2H team, and this committee will be the final and binding arbitrator of such dispute. The President will chair the committee and will have final authority in resolving disputes</w:delText>
                </w:r>
              </w:del>
            </w:sdtContent>
          </w:sdt>
        </w:p>
      </w:sdtContent>
    </w:sdt>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360"/>
        </w:tabs>
        <w:spacing w:line="240" w:lineRule="auto"/>
        <w:jc w:val="both"/>
        <w:rPr>
          <w:b w:val="1"/>
          <w:bCs w:val="1"/>
          <w:color w:val="000000"/>
          <w:sz w:val="24"/>
          <w:szCs w:val="24"/>
        </w:rPr>
      </w:pPr>
      <w:r w:rsidDel="00000000" w:rsidR="00000000" w:rsidRPr="00000000">
        <w:rPr>
          <w:b w:val="1"/>
          <w:bCs w:val="1"/>
          <w:sz w:val="24"/>
          <w:szCs w:val="24"/>
          <w:rtl w:val="0"/>
        </w:rPr>
        <w:t xml:space="preserve">13. Modification</w:t>
      </w:r>
      <w:r w:rsidDel="00000000" w:rsidR="00000000" w:rsidRPr="00000000">
        <w:rPr>
          <w:b w:val="1"/>
          <w:bCs w:val="1"/>
          <w:color w:val="000000"/>
          <w:sz w:val="24"/>
          <w:szCs w:val="24"/>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360"/>
        </w:tabs>
        <w:spacing w:line="240" w:lineRule="auto"/>
        <w:ind w:left="90" w:firstLine="0"/>
        <w:jc w:val="both"/>
        <w:rPr>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This Grant Agreement may only be modified by issuance of a formal written Grant Agreement Modification Notice jointly endorsed by the Grantee’s Agent and the P2H signatory.</w:t>
      </w:r>
    </w:p>
    <w:p w:rsidR="00000000" w:rsidDel="00000000" w:rsidP="00000000" w:rsidRDefault="00000000" w:rsidRPr="00000000" w14:paraId="00000067">
      <w:pPr>
        <w:widowControl w:val="0"/>
        <w:spacing w:after="80" w:lineRule="auto"/>
        <w:rPr/>
      </w:pPr>
      <w:r w:rsidDel="00000000" w:rsidR="00000000" w:rsidRPr="00000000">
        <w:rPr>
          <w:rtl w:val="0"/>
        </w:rPr>
      </w:r>
    </w:p>
    <w:p w:rsidR="00000000" w:rsidDel="00000000" w:rsidP="00000000" w:rsidRDefault="00000000" w:rsidRPr="00000000" w14:paraId="00000068">
      <w:pPr>
        <w:widowControl w:val="0"/>
        <w:spacing w:after="80" w:lineRule="auto"/>
        <w:rPr>
          <w:b w:val="1"/>
          <w:bCs w:val="1"/>
          <w:sz w:val="24"/>
          <w:szCs w:val="24"/>
        </w:rPr>
      </w:pPr>
      <w:r w:rsidDel="00000000" w:rsidR="00000000" w:rsidRPr="00000000">
        <w:rPr>
          <w:b w:val="1"/>
          <w:bCs w:val="1"/>
          <w:sz w:val="24"/>
          <w:szCs w:val="24"/>
          <w:rtl w:val="0"/>
        </w:rPr>
        <w:t xml:space="preserve">14. Entire Agreement</w:t>
      </w:r>
    </w:p>
    <w:p w:rsidR="00000000" w:rsidDel="00000000" w:rsidP="00000000" w:rsidRDefault="00000000" w:rsidRPr="00000000" w14:paraId="00000069">
      <w:pPr>
        <w:widowControl w:val="0"/>
        <w:spacing w:after="220" w:before="220" w:lineRule="auto"/>
        <w:rPr/>
      </w:pPr>
      <w:r w:rsidDel="00000000" w:rsidR="00000000" w:rsidRPr="00000000">
        <w:rPr>
          <w:rtl w:val="0"/>
        </w:rPr>
        <w:t xml:space="preserve">This Agreement, including all annexes, constitutes the entire understanding between the Parties and supersedes any prior oral or written communications.</w:t>
      </w:r>
    </w:p>
    <w:p w:rsidR="00000000" w:rsidDel="00000000" w:rsidP="00000000" w:rsidRDefault="00000000" w:rsidRPr="00000000" w14:paraId="0000006A">
      <w:pPr>
        <w:widowControl w:val="0"/>
        <w:spacing w:before="280" w:lineRule="auto"/>
        <w:rPr>
          <w:b w:val="1"/>
          <w:bCs w:val="1"/>
        </w:rPr>
      </w:pPr>
      <w:r w:rsidDel="00000000" w:rsidR="00000000" w:rsidRPr="00000000">
        <w:rPr>
          <w:b w:val="1"/>
          <w:bCs w:val="1"/>
          <w:rtl w:val="0"/>
        </w:rPr>
        <w:t xml:space="preserve">Signatures</w:t>
      </w:r>
    </w:p>
    <w:p w:rsidR="00000000" w:rsidDel="00000000" w:rsidP="00000000" w:rsidRDefault="00000000" w:rsidRPr="00000000" w14:paraId="0000006B">
      <w:pPr>
        <w:widowControl w:val="0"/>
        <w:spacing w:after="220" w:before="220" w:lineRule="auto"/>
        <w:rPr/>
      </w:pPr>
      <w:r w:rsidDel="00000000" w:rsidR="00000000" w:rsidRPr="00000000">
        <w:rPr>
          <w:b w:val="1"/>
          <w:bCs w:val="1"/>
          <w:rtl w:val="0"/>
        </w:rPr>
        <w:t xml:space="preserve">Proximity2Humanity (P2H)</w:t>
        <w:br w:type="textWrapping"/>
      </w:r>
      <w:r w:rsidDel="00000000" w:rsidR="00000000" w:rsidRPr="00000000">
        <w:rPr>
          <w:rtl w:val="0"/>
        </w:rPr>
        <w:t xml:space="preserve"> Name: __________________________</w:t>
        <w:br w:type="textWrapping"/>
        <w:t xml:space="preserve"> Title: __________________________</w:t>
        <w:br w:type="textWrapping"/>
        <w:t xml:space="preserve"> Date: __________________________</w:t>
      </w:r>
    </w:p>
    <w:p w:rsidR="00000000" w:rsidDel="00000000" w:rsidP="00000000" w:rsidRDefault="00000000" w:rsidRPr="00000000" w14:paraId="0000006C">
      <w:pPr>
        <w:widowControl w:val="0"/>
        <w:spacing w:after="220" w:before="220" w:lineRule="auto"/>
        <w:rPr/>
        <w:sectPr>
          <w:headerReference r:id="rId9" w:type="default"/>
          <w:headerReference r:id="rId10" w:type="first"/>
          <w:footerReference r:id="rId11" w:type="first"/>
          <w:pgSz w:h="15840" w:w="12240" w:orient="portrait"/>
          <w:pgMar w:bottom="1440" w:top="1440" w:left="1440" w:right="1440" w:header="720" w:footer="720"/>
          <w:pgNumType w:start="1"/>
          <w:titlePg w:val="1"/>
        </w:sectPr>
      </w:pPr>
      <w:r w:rsidDel="00000000" w:rsidR="00000000" w:rsidRPr="00000000">
        <w:rPr>
          <w:b w:val="1"/>
          <w:bCs w:val="1"/>
          <w:rtl w:val="0"/>
        </w:rPr>
        <w:t xml:space="preserve">Gisa Group</w:t>
        <w:br w:type="textWrapping"/>
      </w:r>
      <w:r w:rsidDel="00000000" w:rsidR="00000000" w:rsidRPr="00000000">
        <w:rPr>
          <w:rtl w:val="0"/>
        </w:rPr>
        <w:t xml:space="preserve"> Name: __________________________</w:t>
        <w:br w:type="textWrapping"/>
        <w:t xml:space="preserve"> Title: __________________________</w:t>
        <w:br w:type="textWrapping"/>
        <w:t xml:space="preserve"> Date: __________________________</w:t>
      </w:r>
    </w:p>
    <w:p w:rsidR="00000000" w:rsidDel="00000000" w:rsidP="00000000" w:rsidRDefault="00000000" w:rsidRPr="00000000" w14:paraId="0000006D">
      <w:pPr>
        <w:pStyle w:val="Heading1"/>
        <w:keepNext w:val="0"/>
        <w:keepLines w:val="0"/>
        <w:widowControl w:val="0"/>
        <w:spacing w:before="480" w:lineRule="auto"/>
        <w:rPr>
          <w:i w:val="1"/>
          <w:iCs w:val="1"/>
          <w:sz w:val="18"/>
          <w:szCs w:val="18"/>
        </w:rPr>
      </w:pPr>
      <w:bookmarkStart w:colFirst="0" w:colLast="0" w:name="_heading=h.wuntlpoou2wr" w:id="0"/>
      <w:bookmarkEnd w:id="0"/>
      <w:r w:rsidDel="00000000" w:rsidR="00000000" w:rsidRPr="00000000">
        <w:rPr>
          <w:b w:val="1"/>
          <w:bCs w:val="1"/>
          <w:sz w:val="24"/>
          <w:szCs w:val="24"/>
          <w:rtl w:val="0"/>
        </w:rPr>
        <w:t xml:space="preserve">Annex 1 – Scope of Work and Deliverables</w:t>
      </w:r>
      <w:r w:rsidDel="00000000" w:rsidR="00000000" w:rsidRPr="00000000">
        <w:rPr>
          <w:rtl w:val="0"/>
        </w:rPr>
      </w:r>
    </w:p>
    <w:p w:rsidR="00000000" w:rsidDel="00000000" w:rsidP="00000000" w:rsidRDefault="00000000" w:rsidRPr="00000000" w14:paraId="0000006E">
      <w:pPr>
        <w:numPr>
          <w:ilvl w:val="0"/>
          <w:numId w:val="13"/>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Purpose</w:t>
      </w:r>
    </w:p>
    <w:p w:rsidR="00000000" w:rsidDel="00000000" w:rsidP="00000000" w:rsidRDefault="00000000" w:rsidRPr="00000000" w14:paraId="0000006F">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document sets out a project scope and work plan to further develop and enhance the digital and data systems for the Emergency Response Rooms, the Localization Coordination Council, the Localization Hub, and partners. It contextualizes the implementation plan from October 2025 to March 2026 to be achieved as part of the capacity-building component of the FCDO-funded Supporting Mutual Aid Grassroots Initiatives in Sudan program, led by Proximity2Humanity. </w:t>
      </w:r>
    </w:p>
    <w:p w:rsidR="00000000" w:rsidDel="00000000" w:rsidP="00000000" w:rsidRDefault="00000000" w:rsidRPr="00000000" w14:paraId="00000070">
      <w:pPr>
        <w:numPr>
          <w:ilvl w:val="0"/>
          <w:numId w:val="13"/>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Background</w:t>
      </w:r>
    </w:p>
    <w:p w:rsidR="00000000" w:rsidDel="00000000" w:rsidP="00000000" w:rsidRDefault="00000000" w:rsidRPr="00000000" w14:paraId="00000071">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Since the start of the war in 2023, mutual aid groups, like the Emergency Response Rooms, have led localized humanitarian efforts, largely due to their local knowledge, decentralized structures, and ability to continue operating while larger, international groups encounter access constraints. Supporting local organizations, especially informal networks like the ERRs, can be wildly inefficient and difficult to navigate for international donors. Recognizing this inefficiency and the negative impacts it had on resourcing lifesaving activities across Sudan, the ERRs formed the Localization Coordination Council to better share information and resources, while helping donors and INGOs reach these groups across the country. </w:t>
      </w:r>
    </w:p>
    <w:p w:rsidR="00000000" w:rsidDel="00000000" w:rsidP="00000000" w:rsidRDefault="00000000" w:rsidRPr="00000000" w14:paraId="00000072">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further enhance the operations and administration of resources that were intended for ERRs, the LCC supported the establishment of a standardized learning and accountability tool (F-system) that was able to streamline reporting and funding flows. In addition they established an operations unit, known as the Localization Hub, to oversee this work and build the capacity of ERRs as the movement grew. The Localization Hub was incubated by Gisa Group, providing the necessary funding to purchase equipment, build tools, and staff key positions to keep funding flowing in an accountable and systematic manner. </w:t>
      </w:r>
    </w:p>
    <w:p w:rsidR="00000000" w:rsidDel="00000000" w:rsidP="00000000" w:rsidRDefault="00000000" w:rsidRPr="00000000" w14:paraId="00000073">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over two years of conflict, the ERRs have gained international attention, and with it an increase in financial support provided directly to these groups. The Localization Hub now administers a resource pool that is 5x larger than when it started, with increased responsibilities to inform, track, and report on the utilization of resources. They play a critical role in providing data that informs locally-led resource planning and training for ERR volunteers on these systems. To keep pace, they need enhanced tools, systems, and processes to maintain the principles of mutual aid, keep support costs low, and enhance information sharing and reporting in ways that do not burden grassroots volunteers. </w:t>
      </w:r>
    </w:p>
    <w:p w:rsidR="00000000" w:rsidDel="00000000" w:rsidP="00000000" w:rsidRDefault="00000000" w:rsidRPr="00000000" w14:paraId="00000074">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Gisa Group continues to provide accompaniment and capacity building support to the Localization Hub, as well as directly to base ERRs in order to support the LCC and the larger ERR network to manage more complex grants and increased funding while retaining their decentralized, transparent, and solidarity-based movement.    </w:t>
      </w:r>
    </w:p>
    <w:p w:rsidR="00000000" w:rsidDel="00000000" w:rsidP="00000000" w:rsidRDefault="00000000" w:rsidRPr="00000000" w14:paraId="00000075">
      <w:pPr>
        <w:numPr>
          <w:ilvl w:val="0"/>
          <w:numId w:val="13"/>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Goals and Objectives</w:t>
      </w:r>
    </w:p>
    <w:p w:rsidR="00000000" w:rsidDel="00000000" w:rsidP="00000000" w:rsidRDefault="00000000" w:rsidRPr="00000000" w14:paraId="00000076">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Goal: </w:t>
      </w:r>
      <w:r w:rsidDel="00000000" w:rsidR="00000000" w:rsidRPr="00000000">
        <w:rPr>
          <w:rFonts w:ascii="Calibri" w:cs="Calibri" w:eastAsia="Calibri" w:hAnsi="Calibri"/>
          <w:sz w:val="20"/>
          <w:szCs w:val="20"/>
          <w:rtl w:val="0"/>
        </w:rPr>
        <w:t xml:space="preserve">Support the Localization Hub, the LCC, and partners in co-designing and developing the digital infrastructure that will improve the capacity of mutual aid groups to manage up to 5% of the total humanitarian funding for Sudan, through transparent, locally owned, and volunteer-driven coordination.  In deploying this digital infrastructure, our objectives are: </w:t>
      </w:r>
    </w:p>
    <w:p w:rsidR="00000000" w:rsidDel="00000000" w:rsidP="00000000" w:rsidRDefault="00000000" w:rsidRPr="00000000" w14:paraId="00000077">
      <w:pPr>
        <w:numPr>
          <w:ilvl w:val="0"/>
          <w:numId w:val="5"/>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Open-Source and Locally Owned Platform:</w:t>
      </w:r>
      <w:r w:rsidDel="00000000" w:rsidR="00000000" w:rsidRPr="00000000">
        <w:rPr>
          <w:rFonts w:ascii="Calibri" w:cs="Calibri" w:eastAsia="Calibri" w:hAnsi="Calibri"/>
          <w:sz w:val="20"/>
          <w:szCs w:val="20"/>
          <w:rtl w:val="0"/>
        </w:rPr>
        <w:t xml:space="preserve"> Develop an open-source digital infrastructure that builds on existing systems, drives local decision-making, and allows community members to adapt, extend, and maintain to meet evolving needs.</w:t>
      </w:r>
    </w:p>
    <w:p w:rsidR="00000000" w:rsidDel="00000000" w:rsidP="00000000" w:rsidRDefault="00000000" w:rsidRPr="00000000" w14:paraId="00000078">
      <w:pPr>
        <w:numPr>
          <w:ilvl w:val="0"/>
          <w:numId w:val="5"/>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Community Learning: </w:t>
      </w:r>
      <w:r w:rsidDel="00000000" w:rsidR="00000000" w:rsidRPr="00000000">
        <w:rPr>
          <w:rFonts w:ascii="Calibri" w:cs="Calibri" w:eastAsia="Calibri" w:hAnsi="Calibri"/>
          <w:sz w:val="20"/>
          <w:szCs w:val="20"/>
          <w:rtl w:val="0"/>
        </w:rPr>
        <w:t xml:space="preserve">Extend digital platforms beyond reporting to foster storytelling, peer exchange, and collaboration across mutual aid groups and partners.</w:t>
      </w:r>
    </w:p>
    <w:p w:rsidR="00000000" w:rsidDel="00000000" w:rsidP="00000000" w:rsidRDefault="00000000" w:rsidRPr="00000000" w14:paraId="00000079">
      <w:pPr>
        <w:numPr>
          <w:ilvl w:val="0"/>
          <w:numId w:val="5"/>
        </w:numPr>
        <w:spacing w:after="6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System Integration:</w:t>
      </w:r>
      <w:r w:rsidDel="00000000" w:rsidR="00000000" w:rsidRPr="00000000">
        <w:rPr>
          <w:rFonts w:ascii="Calibri" w:cs="Calibri" w:eastAsia="Calibri" w:hAnsi="Calibri"/>
          <w:sz w:val="20"/>
          <w:szCs w:val="20"/>
          <w:rtl w:val="0"/>
        </w:rPr>
        <w:t xml:space="preserve"> Link the Localization Hub and LCC tools with broader humanitarian systems to ensure interoperability, data sharing, and coordination.</w:t>
      </w:r>
    </w:p>
    <w:p w:rsidR="00000000" w:rsidDel="00000000" w:rsidP="00000000" w:rsidRDefault="00000000" w:rsidRPr="00000000" w14:paraId="0000007A">
      <w:pPr>
        <w:numPr>
          <w:ilvl w:val="0"/>
          <w:numId w:val="13"/>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we have built so far</w:t>
      </w:r>
    </w:p>
    <w:p w:rsidR="00000000" w:rsidDel="00000000" w:rsidP="00000000" w:rsidRDefault="00000000" w:rsidRPr="00000000" w14:paraId="0000007B">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Gisa has played a key role in strengthening the Localization Hub</w:t>
      </w:r>
      <w:r w:rsidDel="00000000" w:rsidR="00000000" w:rsidRPr="00000000">
        <w:rPr>
          <w:rFonts w:ascii="Calibri" w:cs="Calibri" w:eastAsia="Calibri" w:hAnsi="Calibri"/>
          <w:sz w:val="20"/>
          <w:szCs w:val="20"/>
          <w:rtl w:val="0"/>
        </w:rPr>
        <w:t xml:space="preserve">, helping to establish its core systems and structure. We have also provided research and communications support, including the report </w:t>
      </w:r>
      <w:r w:rsidDel="00000000" w:rsidR="00000000" w:rsidRPr="00000000">
        <w:rPr>
          <w:rFonts w:ascii="Calibri" w:cs="Calibri" w:eastAsia="Calibri" w:hAnsi="Calibri"/>
          <w:i w:val="1"/>
          <w:iCs w:val="1"/>
          <w:sz w:val="20"/>
          <w:szCs w:val="20"/>
          <w:rtl w:val="0"/>
        </w:rPr>
        <w:t xml:space="preserve">We Are the System Now</w:t>
      </w:r>
      <w:r w:rsidDel="00000000" w:rsidR="00000000" w:rsidRPr="00000000">
        <w:rPr>
          <w:rFonts w:ascii="Calibri" w:cs="Calibri" w:eastAsia="Calibri" w:hAnsi="Calibri"/>
          <w:sz w:val="20"/>
          <w:szCs w:val="20"/>
          <w:rtl w:val="0"/>
        </w:rPr>
        <w:t xml:space="preserve">, which documents the rise of the ERRs, explains how they are organized and funded, and offers practical recommendations to build stronger, more equitable partnerships with international actors. In parallel, we are improving connectivity for ERRs and other local groups by providing Starlinks, along with training and advocacy to ensure that critical information continues to flow from the ground.</w:t>
      </w:r>
    </w:p>
    <w:p w:rsidR="00000000" w:rsidDel="00000000" w:rsidP="00000000" w:rsidRDefault="00000000" w:rsidRPr="00000000" w14:paraId="0000007C">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the digital side, we have built around the F-System to develop 3 key components to the ERR Digital Infrastructure. </w:t>
      </w:r>
    </w:p>
    <w:p w:rsidR="00000000" w:rsidDel="00000000" w:rsidP="00000000" w:rsidRDefault="00000000" w:rsidRPr="00000000" w14:paraId="0000007D">
      <w:pPr>
        <w:numPr>
          <w:ilvl w:val="0"/>
          <w:numId w:val="15"/>
        </w:numPr>
        <w:spacing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Mutual Aid Portal - </w:t>
      </w:r>
      <w:r w:rsidDel="00000000" w:rsidR="00000000" w:rsidRPr="00000000">
        <w:rPr>
          <w:rFonts w:ascii="Calibri" w:cs="Calibri" w:eastAsia="Calibri" w:hAnsi="Calibri"/>
          <w:sz w:val="20"/>
          <w:szCs w:val="20"/>
          <w:rtl w:val="0"/>
        </w:rPr>
        <w:t xml:space="preserve">The Mutual Aid Portal connects the LCC, ERRs, and partners through a shared digital platform for planning and resource allocation built around the F-System. It replaces fragmented processes currently managed through multiple Google Sheets, Drives, and local files. The portal aims to improve coordination, reduce administrative workload, and build a shared knowledge and learning hub that strengthens collaboration among volunteers and partners. </w:t>
      </w:r>
    </w:p>
    <w:p w:rsidR="00000000" w:rsidDel="00000000" w:rsidP="00000000" w:rsidRDefault="00000000" w:rsidRPr="00000000" w14:paraId="0000007E">
      <w:pPr>
        <w:numPr>
          <w:ilvl w:val="0"/>
          <w:numId w:val="15"/>
        </w:numPr>
        <w:spacing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ERR App </w:t>
      </w:r>
      <w:r w:rsidDel="00000000" w:rsidR="00000000" w:rsidRPr="00000000">
        <w:rPr>
          <w:rFonts w:ascii="Calibri" w:cs="Calibri" w:eastAsia="Calibri" w:hAnsi="Calibri"/>
          <w:sz w:val="20"/>
          <w:szCs w:val="20"/>
          <w:rtl w:val="0"/>
        </w:rPr>
        <w:t xml:space="preserve">is built for frontline volunteers and designed around the F-System to help them coordinate projects with State ERRs and the LCC. It allows users to securely submit information, manage activities, and communicate throughout each project cycle, even when working offline in low-connectivity areas.</w:t>
      </w:r>
    </w:p>
    <w:p w:rsidR="00000000" w:rsidDel="00000000" w:rsidP="00000000" w:rsidRDefault="00000000" w:rsidRPr="00000000" w14:paraId="0000007F">
      <w:pPr>
        <w:numPr>
          <w:ilvl w:val="0"/>
          <w:numId w:val="15"/>
        </w:numPr>
        <w:spacing w:after="6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ERR Database </w:t>
      </w:r>
      <w:r w:rsidDel="00000000" w:rsidR="00000000" w:rsidRPr="00000000">
        <w:rPr>
          <w:rFonts w:ascii="Calibri" w:cs="Calibri" w:eastAsia="Calibri" w:hAnsi="Calibri"/>
          <w:sz w:val="20"/>
          <w:szCs w:val="20"/>
          <w:rtl w:val="0"/>
        </w:rPr>
        <w:t xml:space="preserve">The ERR Database is a secure PostgreSQL system that underpins both the Mutual Aid Portal and the ERR App. It structures all F-System data, including grants, projects, and reports, into a single, reliable source of information that supports coordination, transparency, and informed decision-making.</w:t>
      </w:r>
    </w:p>
    <w:p w:rsidR="00000000" w:rsidDel="00000000" w:rsidP="00000000" w:rsidRDefault="00000000" w:rsidRPr="00000000" w14:paraId="00000080">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Live Features </w:t>
      </w:r>
      <w:r w:rsidDel="00000000" w:rsidR="00000000" w:rsidRPr="00000000">
        <w:rPr>
          <w:rFonts w:ascii="Calibri" w:cs="Calibri" w:eastAsia="Calibri" w:hAnsi="Calibri"/>
          <w:sz w:val="20"/>
          <w:szCs w:val="20"/>
          <w:rtl w:val="0"/>
        </w:rPr>
        <w:t xml:space="preserve">The core F-System functions are already operational across the Mutual Aid Portal and ERR App. These include partner forecasting and back-donor grant management, activity grant distribution and allocation, digital submission and feedback on F1 forms, automated MOU generation, structured F4/F5 reporting, and project tracking across F-Systems. The systems also support secure user and room registration and OCR/AI-assisted data entry.</w:t>
      </w:r>
    </w:p>
    <w:p w:rsidR="00000000" w:rsidDel="00000000" w:rsidP="00000000" w:rsidRDefault="00000000" w:rsidRPr="00000000" w14:paraId="00000081">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Related Systems:</w:t>
      </w:r>
      <w:r w:rsidDel="00000000" w:rsidR="00000000" w:rsidRPr="00000000">
        <w:rPr>
          <w:rFonts w:ascii="Calibri" w:cs="Calibri" w:eastAsia="Calibri" w:hAnsi="Calibri"/>
          <w:sz w:val="20"/>
          <w:szCs w:val="20"/>
          <w:rtl w:val="0"/>
        </w:rPr>
        <w:t xml:space="preserve"> In addition to the core digital infrastructure, we are developing several related components that extend the functionality of the F-System and connect it with wider humanitarian and financial systems.</w:t>
      </w:r>
    </w:p>
    <w:p w:rsidR="00000000" w:rsidDel="00000000" w:rsidP="00000000" w:rsidRDefault="00000000" w:rsidRPr="00000000" w14:paraId="00000082">
      <w:pPr>
        <w:numPr>
          <w:ilvl w:val="0"/>
          <w:numId w:val="2"/>
        </w:numPr>
        <w:spacing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Looker Studio Dashboards:</w:t>
      </w:r>
      <w:r w:rsidDel="00000000" w:rsidR="00000000" w:rsidRPr="00000000">
        <w:rPr>
          <w:rFonts w:ascii="Calibri" w:cs="Calibri" w:eastAsia="Calibri" w:hAnsi="Calibri"/>
          <w:sz w:val="20"/>
          <w:szCs w:val="20"/>
          <w:rtl w:val="0"/>
        </w:rPr>
        <w:t xml:space="preserve"> Interactive dashboards built around F-System data from Google Sheets are being integrated into the Mutual Aid Portal to visualize forecasts, funding flows, and project progress in real time. </w:t>
      </w:r>
    </w:p>
    <w:p w:rsidR="00000000" w:rsidDel="00000000" w:rsidP="00000000" w:rsidRDefault="00000000" w:rsidRPr="00000000" w14:paraId="00000083">
      <w:pPr>
        <w:numPr>
          <w:ilvl w:val="0"/>
          <w:numId w:val="2"/>
        </w:numPr>
        <w:spacing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P2H Database: </w:t>
      </w:r>
      <w:r w:rsidDel="00000000" w:rsidR="00000000" w:rsidRPr="00000000">
        <w:rPr>
          <w:rFonts w:ascii="Calibri" w:cs="Calibri" w:eastAsia="Calibri" w:hAnsi="Calibri"/>
          <w:sz w:val="20"/>
          <w:szCs w:val="20"/>
          <w:rtl w:val="0"/>
        </w:rPr>
        <w:t xml:space="preserve">A full-scale PostgreSQL database is being developed, which will enable  e2e reporting for both donor and ground actors to track grant data, replacing the existing Google Sheets. The integration between the ERR and P2H databases will demonstrate interoperability between local and INGO systems and serve as a template for other initiatives.</w:t>
      </w:r>
    </w:p>
    <w:p w:rsidR="00000000" w:rsidDel="00000000" w:rsidP="00000000" w:rsidRDefault="00000000" w:rsidRPr="00000000" w14:paraId="00000084">
      <w:pPr>
        <w:numPr>
          <w:ilvl w:val="0"/>
          <w:numId w:val="2"/>
        </w:numPr>
        <w:spacing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ERR Bot: </w:t>
      </w:r>
      <w:r w:rsidDel="00000000" w:rsidR="00000000" w:rsidRPr="00000000">
        <w:rPr>
          <w:rFonts w:ascii="Calibri" w:cs="Calibri" w:eastAsia="Calibri" w:hAnsi="Calibri"/>
          <w:sz w:val="20"/>
          <w:szCs w:val="20"/>
          <w:rtl w:val="0"/>
        </w:rPr>
        <w:t xml:space="preserve">Messenger-based bots are being developed to automate F-System documentation processes, such as data collection, reporting, and notifications, directly within commonly used communication platforms.</w:t>
      </w:r>
    </w:p>
    <w:p w:rsidR="00000000" w:rsidDel="00000000" w:rsidP="00000000" w:rsidRDefault="00000000" w:rsidRPr="00000000" w14:paraId="00000085">
      <w:pPr>
        <w:numPr>
          <w:ilvl w:val="0"/>
          <w:numId w:val="2"/>
        </w:numPr>
        <w:spacing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Geospatial Mapping: </w:t>
      </w:r>
      <w:r w:rsidDel="00000000" w:rsidR="00000000" w:rsidRPr="00000000">
        <w:rPr>
          <w:rFonts w:ascii="Calibri" w:cs="Calibri" w:eastAsia="Calibri" w:hAnsi="Calibri"/>
          <w:sz w:val="20"/>
          <w:szCs w:val="20"/>
          <w:rtl w:val="0"/>
        </w:rPr>
        <w:t xml:space="preserve">In collaboration with MapAction, geospatial mapping tools are being developed to visualize project locations, needs, and funding coverage, which will be integrated into the Mutual Aid Portal.</w:t>
      </w:r>
    </w:p>
    <w:p w:rsidR="00000000" w:rsidDel="00000000" w:rsidP="00000000" w:rsidRDefault="00000000" w:rsidRPr="00000000" w14:paraId="00000086">
      <w:pPr>
        <w:numPr>
          <w:ilvl w:val="0"/>
          <w:numId w:val="2"/>
        </w:numPr>
        <w:spacing w:after="60" w:line="259" w:lineRule="auto"/>
        <w:ind w:left="-18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Stablecoin Payments (CHATS): Supported by Mercy Corps and Stellar Foundation </w:t>
      </w:r>
      <w:r w:rsidDel="00000000" w:rsidR="00000000" w:rsidRPr="00000000">
        <w:rPr>
          <w:rFonts w:ascii="Calibri" w:cs="Calibri" w:eastAsia="Calibri" w:hAnsi="Calibri"/>
          <w:sz w:val="20"/>
          <w:szCs w:val="20"/>
          <w:rtl w:val="0"/>
        </w:rPr>
        <w:t xml:space="preserve">we will integrate with the CHATS payments system to enable real-time tracking of stablecoin-based payments. Data from CHATS will be incorporated into the Mutual Aid Portal in Q1 2026 to enhance financial transparency and traceability.</w:t>
      </w:r>
    </w:p>
    <w:p w:rsidR="00000000" w:rsidDel="00000000" w:rsidP="00000000" w:rsidRDefault="00000000" w:rsidRPr="00000000" w14:paraId="00000087">
      <w:pPr>
        <w:numPr>
          <w:ilvl w:val="0"/>
          <w:numId w:val="13"/>
        </w:numPr>
        <w:pBdr>
          <w:bottom w:color="000000" w:space="1" w:sz="6" w:val="single"/>
        </w:pBdr>
        <w:spacing w:after="60" w:before="200" w:line="240"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Digital Support Roadmap</w:t>
      </w:r>
    </w:p>
    <w:p w:rsidR="00000000" w:rsidDel="00000000" w:rsidP="00000000" w:rsidRDefault="00000000" w:rsidRPr="00000000" w14:paraId="00000088">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October 2025 to March 2026, the digital support roadmap focuses on strengthening digital infrastructure and improving experience for the Localization Hub, frontline volunteers, and partners. A full product roadmap is also covered in FAQ5.</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The Mutual Aid Portal, ERR App, and other related tech for mutual aid groups in Sudan we  breakdown our product and roadmap into Priority (P0) features and Enhancements (P1-P2). We are also separately scoping solutions to support the Localization Hub with internal operations. </w:t>
      </w:r>
    </w:p>
    <w:p w:rsidR="00000000" w:rsidDel="00000000" w:rsidP="00000000" w:rsidRDefault="00000000" w:rsidRPr="00000000" w14:paraId="00000089">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LCC Systems Priority Features (P0): </w:t>
      </w:r>
      <w:r w:rsidDel="00000000" w:rsidR="00000000" w:rsidRPr="00000000">
        <w:rPr>
          <w:rFonts w:ascii="Calibri" w:cs="Calibri" w:eastAsia="Calibri" w:hAnsi="Calibri"/>
          <w:sz w:val="20"/>
          <w:szCs w:val="20"/>
          <w:rtl w:val="0"/>
        </w:rPr>
        <w:t xml:space="preserve">The next phase of development focuses on dashboards and data tools that improve visibility and coordination. Key features include decision-support dashboards for the LCC, fund allocation tracking, ERR mapping, and data export functions. Database priorities include integrating historical data, linking with the P2H database, and introducing row-level security (RLS) for data protection.</w:t>
      </w:r>
    </w:p>
    <w:p w:rsidR="00000000" w:rsidDel="00000000" w:rsidP="00000000" w:rsidRDefault="00000000" w:rsidRPr="00000000" w14:paraId="0000008A">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LCC Systems Enhancements (P1–P2): </w:t>
      </w:r>
      <w:r w:rsidDel="00000000" w:rsidR="00000000" w:rsidRPr="00000000">
        <w:rPr>
          <w:rFonts w:ascii="Calibri" w:cs="Calibri" w:eastAsia="Calibri" w:hAnsi="Calibri"/>
          <w:sz w:val="20"/>
          <w:szCs w:val="20"/>
          <w:rtl w:val="0"/>
        </w:rPr>
        <w:t xml:space="preserve">Planned upgrades include an F6 community feedback component, offline uploads in the ERR App, MOU e-signatures, payment tracking modules, and new features for F2 approvals and community validation. Additional priorities involve integrating the needs assessment calculator, enabling photo-based reporting via the ERR Bot, and expanding interoperability by connecting the ERR Database with SHF and CCS systems.</w:t>
      </w:r>
    </w:p>
    <w:p w:rsidR="00000000" w:rsidDel="00000000" w:rsidP="00000000" w:rsidRDefault="00000000" w:rsidRPr="00000000" w14:paraId="0000008B">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Systems Onboarding and Training </w:t>
      </w:r>
      <w:r w:rsidDel="00000000" w:rsidR="00000000" w:rsidRPr="00000000">
        <w:rPr>
          <w:rFonts w:ascii="Calibri" w:cs="Calibri" w:eastAsia="Calibri" w:hAnsi="Calibri"/>
          <w:sz w:val="20"/>
          <w:szCs w:val="20"/>
          <w:rtl w:val="0"/>
        </w:rPr>
        <w:t xml:space="preserve">Onboarding the Localization Hub, LCC, National NGOS, ERRs and donors to ERR Systems. Detailed onboarding and training plans covered  in FAQ1. </w:t>
      </w:r>
    </w:p>
    <w:p w:rsidR="00000000" w:rsidDel="00000000" w:rsidP="00000000" w:rsidRDefault="00000000" w:rsidRPr="00000000" w14:paraId="0000008C">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Community Development </w:t>
      </w:r>
      <w:r w:rsidDel="00000000" w:rsidR="00000000" w:rsidRPr="00000000">
        <w:rPr>
          <w:rFonts w:ascii="Calibri" w:cs="Calibri" w:eastAsia="Calibri" w:hAnsi="Calibri"/>
          <w:sz w:val="20"/>
          <w:szCs w:val="20"/>
          <w:rtl w:val="0"/>
        </w:rPr>
        <w:t xml:space="preserve">Training and scaling a community of local developers and allies to achieve long-term open-source system sustainability. Approach to community development covered in FAQ2. </w:t>
      </w:r>
    </w:p>
    <w:p w:rsidR="00000000" w:rsidDel="00000000" w:rsidP="00000000" w:rsidRDefault="00000000" w:rsidRPr="00000000" w14:paraId="0000008D">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Localization Hub Organizational Support and Systems</w:t>
      </w:r>
      <w:r w:rsidDel="00000000" w:rsidR="00000000" w:rsidRPr="00000000">
        <w:rPr>
          <w:rFonts w:ascii="Calibri" w:cs="Calibri" w:eastAsia="Calibri" w:hAnsi="Calibri"/>
          <w:sz w:val="20"/>
          <w:szCs w:val="20"/>
          <w:rtl w:val="0"/>
        </w:rPr>
        <w:t xml:space="preserve"> Provide organizational support for the Localization Hub in the support of mentorship and training alongside technological solutions. Deploy effective internal finance and HR systems for the Localization Hub to support their development and processes.  </w:t>
      </w:r>
    </w:p>
    <w:p w:rsidR="00000000" w:rsidDel="00000000" w:rsidP="00000000" w:rsidRDefault="00000000" w:rsidRPr="00000000" w14:paraId="0000008E">
      <w:pPr>
        <w:numPr>
          <w:ilvl w:val="0"/>
          <w:numId w:val="8"/>
        </w:numPr>
        <w:pBdr>
          <w:bottom w:color="000000" w:space="1" w:sz="6" w:val="single"/>
        </w:pBdr>
        <w:spacing w:after="60" w:before="200" w:line="240" w:lineRule="auto"/>
        <w:ind w:left="-180" w:hanging="72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Deliverables</w:t>
      </w:r>
    </w:p>
    <w:p w:rsidR="00000000" w:rsidDel="00000000" w:rsidP="00000000" w:rsidRDefault="00000000" w:rsidRPr="00000000" w14:paraId="0000008F">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March 2026, we are targeting the following deliverables:</w:t>
      </w:r>
    </w:p>
    <w:tbl>
      <w:tblPr>
        <w:tblStyle w:val="Table2"/>
        <w:tblW w:w="1029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4590"/>
        <w:gridCol w:w="4635"/>
        <w:tblGridChange w:id="0">
          <w:tblGrid>
            <w:gridCol w:w="1065"/>
            <w:gridCol w:w="4590"/>
            <w:gridCol w:w="4635"/>
          </w:tblGrid>
        </w:tblGridChange>
      </w:tblGrid>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shd w:fill="3c78d8" w:val="clear"/>
            <w:tcMar>
              <w:top w:w="40.0" w:type="dxa"/>
              <w:left w:w="40.0" w:type="dxa"/>
              <w:bottom w:w="40.0" w:type="dxa"/>
              <w:right w:w="40.0" w:type="dxa"/>
            </w:tcMar>
          </w:tcPr>
          <w:p w:rsidR="00000000" w:rsidDel="00000000" w:rsidP="00000000" w:rsidRDefault="00000000" w:rsidRPr="00000000" w14:paraId="00000090">
            <w:pPr>
              <w:widowControl w:val="0"/>
              <w:rPr>
                <w:sz w:val="16"/>
                <w:szCs w:val="16"/>
              </w:rPr>
            </w:pPr>
            <w:r w:rsidDel="00000000" w:rsidR="00000000" w:rsidRPr="00000000">
              <w:rPr>
                <w:b w:val="1"/>
                <w:bCs w:val="1"/>
                <w:color w:val="ffffff"/>
                <w:sz w:val="16"/>
                <w:szCs w:val="16"/>
                <w:rtl w:val="0"/>
              </w:rPr>
              <w:t xml:space="preserve">Month</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3c78d8" w:val="clear"/>
            <w:tcMar>
              <w:top w:w="40.0" w:type="dxa"/>
              <w:left w:w="40.0" w:type="dxa"/>
              <w:bottom w:w="40.0" w:type="dxa"/>
              <w:right w:w="40.0" w:type="dxa"/>
            </w:tcMar>
          </w:tcPr>
          <w:p w:rsidR="00000000" w:rsidDel="00000000" w:rsidP="00000000" w:rsidRDefault="00000000" w:rsidRPr="00000000" w14:paraId="00000091">
            <w:pPr>
              <w:widowControl w:val="0"/>
              <w:rPr>
                <w:sz w:val="16"/>
                <w:szCs w:val="16"/>
              </w:rPr>
            </w:pPr>
            <w:r w:rsidDel="00000000" w:rsidR="00000000" w:rsidRPr="00000000">
              <w:rPr>
                <w:b w:val="1"/>
                <w:bCs w:val="1"/>
                <w:color w:val="ffffff"/>
                <w:sz w:val="16"/>
                <w:szCs w:val="16"/>
                <w:rtl w:val="0"/>
              </w:rPr>
              <w:t xml:space="preserve">Deliverables for Digital Product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3c78d8" w:val="clear"/>
            <w:tcMar>
              <w:top w:w="40.0" w:type="dxa"/>
              <w:left w:w="40.0" w:type="dxa"/>
              <w:bottom w:w="40.0" w:type="dxa"/>
              <w:right w:w="40.0" w:type="dxa"/>
            </w:tcMar>
          </w:tcPr>
          <w:p w:rsidR="00000000" w:rsidDel="00000000" w:rsidP="00000000" w:rsidRDefault="00000000" w:rsidRPr="00000000" w14:paraId="00000092">
            <w:pPr>
              <w:widowControl w:val="0"/>
              <w:rPr>
                <w:sz w:val="16"/>
                <w:szCs w:val="16"/>
              </w:rPr>
            </w:pPr>
            <w:r w:rsidDel="00000000" w:rsidR="00000000" w:rsidRPr="00000000">
              <w:rPr>
                <w:b w:val="1"/>
                <w:bCs w:val="1"/>
                <w:color w:val="ffffff"/>
                <w:sz w:val="16"/>
                <w:szCs w:val="16"/>
                <w:rtl w:val="0"/>
              </w:rPr>
              <w:t xml:space="preserve">Deliverables for System Onboarding and Community Development</w:t>
            </w:r>
            <w:r w:rsidDel="00000000" w:rsidR="00000000" w:rsidRPr="00000000">
              <w:rPr>
                <w:rtl w:val="0"/>
              </w:rPr>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93">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October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94">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ERR App integration with MAP to facilitate two-way communication</w:t>
            </w:r>
          </w:p>
          <w:p w:rsidR="00000000" w:rsidDel="00000000" w:rsidP="00000000" w:rsidRDefault="00000000" w:rsidRPr="00000000" w14:paraId="00000095">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96">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Completed User-Acceptance Testing (UATs) with Localization Hub on Mutual Aid Portal</w:t>
            </w:r>
          </w:p>
          <w:p w:rsidR="00000000" w:rsidDel="00000000" w:rsidP="00000000" w:rsidRDefault="00000000" w:rsidRPr="00000000" w14:paraId="00000097">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Weekly development and training sessions with Localization Hub teams.</w:t>
            </w:r>
          </w:p>
          <w:p w:rsidR="00000000" w:rsidDel="00000000" w:rsidP="00000000" w:rsidRDefault="00000000" w:rsidRPr="00000000" w14:paraId="00000098">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Evaluation indicator plan, with baseline figures, to measure outcomes in Section 5</w:t>
            </w:r>
          </w:p>
          <w:p w:rsidR="00000000" w:rsidDel="00000000" w:rsidP="00000000" w:rsidRDefault="00000000" w:rsidRPr="00000000" w14:paraId="00000099">
            <w:pPr>
              <w:widowControl w:val="0"/>
              <w:rPr>
                <w:rFonts w:ascii="Calibri" w:cs="Calibri" w:eastAsia="Calibri" w:hAnsi="Calibri"/>
                <w:sz w:val="16"/>
                <w:szCs w:val="16"/>
              </w:rPr>
            </w:pPr>
            <w:r w:rsidDel="00000000" w:rsidR="00000000" w:rsidRPr="00000000">
              <w:rPr>
                <w:rtl w:val="0"/>
              </w:rPr>
            </w:r>
          </w:p>
        </w:tc>
      </w:tr>
      <w:tr>
        <w:trPr>
          <w:cantSplit w:val="0"/>
          <w:trHeight w:val="13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9A">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November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9B">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Fully operational Mutual Aid Portal, ERR App, and database</w:t>
            </w:r>
          </w:p>
          <w:p w:rsidR="00000000" w:rsidDel="00000000" w:rsidP="00000000" w:rsidRDefault="00000000" w:rsidRPr="00000000" w14:paraId="0000009C">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P2H database and integration with ERR systems</w:t>
            </w:r>
          </w:p>
          <w:p w:rsidR="00000000" w:rsidDel="00000000" w:rsidP="00000000" w:rsidRDefault="00000000" w:rsidRPr="00000000" w14:paraId="0000009D">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Looker Studio dashboards and integration into MAP</w:t>
            </w:r>
          </w:p>
          <w:p w:rsidR="00000000" w:rsidDel="00000000" w:rsidP="00000000" w:rsidRDefault="00000000" w:rsidRPr="00000000" w14:paraId="0000009E">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ERR App offline capability, reporting while offline</w:t>
            </w:r>
          </w:p>
          <w:p w:rsidR="00000000" w:rsidDel="00000000" w:rsidP="00000000" w:rsidRDefault="00000000" w:rsidRPr="00000000" w14:paraId="0000009F">
            <w:pPr>
              <w:widowControl w:val="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0">
            <w:pPr>
              <w:widowControl w:val="0"/>
              <w:rPr>
                <w:rFonts w:ascii="Calibri" w:cs="Calibri" w:eastAsia="Calibri" w:hAnsi="Calibri"/>
                <w:sz w:val="16"/>
                <w:szCs w:val="1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A1">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In-person workshop in Kampala with the Localization Hub, LCC working groups, and State ERRs.</w:t>
            </w:r>
          </w:p>
          <w:p w:rsidR="00000000" w:rsidDel="00000000" w:rsidP="00000000" w:rsidRDefault="00000000" w:rsidRPr="00000000" w14:paraId="000000A2">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Full migration of the Localization Hub team and F-System tracking processes to the Mutual Aid Portal. </w:t>
            </w:r>
          </w:p>
          <w:p w:rsidR="00000000" w:rsidDel="00000000" w:rsidP="00000000" w:rsidRDefault="00000000" w:rsidRPr="00000000" w14:paraId="000000A3">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Integration of MAP training in F-System Scaling sessions with ERRs</w:t>
            </w:r>
          </w:p>
          <w:p w:rsidR="00000000" w:rsidDel="00000000" w:rsidP="00000000" w:rsidRDefault="00000000" w:rsidRPr="00000000" w14:paraId="000000A4">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Weekly development and training sessions with LCC and Localization Hub teams</w:t>
            </w:r>
          </w:p>
          <w:p w:rsidR="00000000" w:rsidDel="00000000" w:rsidP="00000000" w:rsidRDefault="00000000" w:rsidRPr="00000000" w14:paraId="000000A5">
            <w:pPr>
              <w:widowControl w:val="0"/>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gridSpan w:val="3"/>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A6">
            <w:pPr>
              <w:widowControl w:val="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Milestone 1 Delivered</w:t>
            </w:r>
          </w:p>
        </w:tc>
      </w:tr>
      <w:tr>
        <w:trPr>
          <w:cantSplit w:val="0"/>
          <w:trHeight w:val="12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A9">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December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AA">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ERR messenger-based bots and integration with the database</w:t>
            </w:r>
          </w:p>
          <w:p w:rsidR="00000000" w:rsidDel="00000000" w:rsidP="00000000" w:rsidRDefault="00000000" w:rsidRPr="00000000" w14:paraId="000000AB">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Expansion of Partner Portal functionality beyond forecasting to include needs assessment data conducted by partners.</w:t>
            </w:r>
          </w:p>
          <w:p w:rsidR="00000000" w:rsidDel="00000000" w:rsidP="00000000" w:rsidRDefault="00000000" w:rsidRPr="00000000" w14:paraId="000000AC">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Optimization and continuous improvements to systems</w:t>
            </w:r>
          </w:p>
          <w:p w:rsidR="00000000" w:rsidDel="00000000" w:rsidP="00000000" w:rsidRDefault="00000000" w:rsidRPr="00000000" w14:paraId="000000AD">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Localization Hub finance and HR system selection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AE">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Completed onboarding of 3 out of 13 States to Mutual Aid Portal to be measured by training sessions, registration, and at least a number of F1’s uploaded into the system from each state to be defined by evaluation indicator plan. </w:t>
            </w:r>
          </w:p>
          <w:p w:rsidR="00000000" w:rsidDel="00000000" w:rsidP="00000000" w:rsidRDefault="00000000" w:rsidRPr="00000000" w14:paraId="000000AF">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Integration of MAP training in F-System Scaling sessions with ERRs</w:t>
            </w:r>
          </w:p>
          <w:p w:rsidR="00000000" w:rsidDel="00000000" w:rsidP="00000000" w:rsidRDefault="00000000" w:rsidRPr="00000000" w14:paraId="000000B0">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Weekly development and training sessions with LCC and Localization Hub teams</w:t>
            </w:r>
          </w:p>
          <w:p w:rsidR="00000000" w:rsidDel="00000000" w:rsidP="00000000" w:rsidRDefault="00000000" w:rsidRPr="00000000" w14:paraId="000000B1">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Public launch of the External ERR developer community</w:t>
            </w:r>
          </w:p>
          <w:p w:rsidR="00000000" w:rsidDel="00000000" w:rsidP="00000000" w:rsidRDefault="00000000" w:rsidRPr="00000000" w14:paraId="000000B2">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 Onboarding partners to provide needs and resources data beyond cash distribution and/or integrating with data sources that capture this information. </w:t>
            </w:r>
          </w:p>
          <w:p w:rsidR="00000000" w:rsidDel="00000000" w:rsidP="00000000" w:rsidRDefault="00000000" w:rsidRPr="00000000" w14:paraId="000000B3">
            <w:pPr>
              <w:widowControl w:val="0"/>
              <w:rPr>
                <w:rFonts w:ascii="Calibri" w:cs="Calibri" w:eastAsia="Calibri" w:hAnsi="Calibri"/>
                <w:sz w:val="16"/>
                <w:szCs w:val="16"/>
              </w:rPr>
            </w:pPr>
            <w:r w:rsidDel="00000000" w:rsidR="00000000" w:rsidRPr="00000000">
              <w:rPr>
                <w:rtl w:val="0"/>
              </w:rPr>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B4">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January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B5">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Optimization and continuous improvements to systems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B6">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In-person workshop in Kampala with the Localization Hub, LCC working groups, and ERRs.</w:t>
            </w:r>
          </w:p>
          <w:p w:rsidR="00000000" w:rsidDel="00000000" w:rsidP="00000000" w:rsidRDefault="00000000" w:rsidRPr="00000000" w14:paraId="000000B7">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Completed onboarding of 6 out of 13 States to Mutual Aid Portal to be measured by training sessions, registration, and at least a number of F1’s uploaded into the system from each state to be defined by evaluation indicator plan. uploaded into the system from each state. </w:t>
            </w:r>
          </w:p>
          <w:p w:rsidR="00000000" w:rsidDel="00000000" w:rsidP="00000000" w:rsidRDefault="00000000" w:rsidRPr="00000000" w14:paraId="000000B8">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Weekly development and training sessions with LCC and Localization Hub teams</w:t>
            </w:r>
          </w:p>
          <w:p w:rsidR="00000000" w:rsidDel="00000000" w:rsidP="00000000" w:rsidRDefault="00000000" w:rsidRPr="00000000" w14:paraId="000000B9">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Onboarding Localization Hub to new finance and HR systems.</w:t>
            </w:r>
          </w:p>
        </w:tc>
      </w:tr>
      <w:tr>
        <w:trPr>
          <w:cantSplit w:val="0"/>
          <w:trHeight w:val="315" w:hRule="atLeast"/>
          <w:tblHeader w:val="0"/>
        </w:trPr>
        <w:tc>
          <w:tcPr>
            <w:gridSpan w:val="3"/>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BA">
            <w:pPr>
              <w:widowControl w:val="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Milestone 2 Delivered</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BD">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February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BE">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Optimization and continuous improvements to systems</w:t>
            </w:r>
          </w:p>
          <w:p w:rsidR="00000000" w:rsidDel="00000000" w:rsidP="00000000" w:rsidRDefault="00000000" w:rsidRPr="00000000" w14:paraId="000000BF">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F6 Component to Mutual Aid Portal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C0">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Completed onboarding of 9 out of 13 States to Mutual Aid Portal to be measured by training sessions, registration, and at least a number of F1’s uploaded into the system from each state to be defined by evaluation indicator plan.  </w:t>
            </w:r>
          </w:p>
          <w:p w:rsidR="00000000" w:rsidDel="00000000" w:rsidP="00000000" w:rsidRDefault="00000000" w:rsidRPr="00000000" w14:paraId="000000C1">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Weekly development and training sessions with LCC and Localization Hub teams</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C2">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March</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C3">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Optimization and continuous improvements to systems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C4">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Completed onboarding of 13 out of 13 States to Mutual Aid Portal to be measured by training sessions, registration, and at least a number of F1’s uploaded into the system from each state to be defined by evaluation indicator plan. </w:t>
            </w:r>
          </w:p>
          <w:p w:rsidR="00000000" w:rsidDel="00000000" w:rsidP="00000000" w:rsidRDefault="00000000" w:rsidRPr="00000000" w14:paraId="000000C5">
            <w:pPr>
              <w:widowControl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Weekly development and training sessions with LCC and Localization Hub teams</w:t>
            </w:r>
          </w:p>
        </w:tc>
      </w:tr>
      <w:tr>
        <w:trPr>
          <w:cantSplit w:val="0"/>
          <w:trHeight w:val="315" w:hRule="atLeast"/>
          <w:tblHeader w:val="0"/>
        </w:trPr>
        <w:tc>
          <w:tcPr>
            <w:gridSpan w:val="3"/>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C6">
            <w:pPr>
              <w:widowControl w:val="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Milestone 3 Delivered</w:t>
            </w:r>
          </w:p>
        </w:tc>
      </w:tr>
    </w:tbl>
    <w:sdt>
      <w:sdtPr>
        <w:id w:val="1450815466"/>
        <w:tag w:val="goog_rdk_60"/>
      </w:sdtPr>
      <w:sdtContent>
        <w:p w:rsidR="00000000" w:rsidDel="00000000" w:rsidP="00000000" w:rsidRDefault="00000000" w:rsidRPr="00000000" w14:paraId="000000C9">
          <w:pPr>
            <w:spacing w:after="60" w:line="259" w:lineRule="auto"/>
            <w:rPr>
              <w:ins w:author="Nicole Deanne" w:id="23" w:date="2025-11-05T14:12:58Z"/>
              <w:rFonts w:ascii="Calibri" w:cs="Calibri" w:eastAsia="Calibri" w:hAnsi="Calibri"/>
              <w:sz w:val="20"/>
              <w:szCs w:val="20"/>
              <w:rPrChange w:author="Nicole Deanne" w:id="24" w:date="2025-11-05T14:12:58Z">
                <w:rPr>
                  <w:rFonts w:ascii="Calibri" w:cs="Calibri" w:eastAsia="Calibri" w:hAnsi="Calibri"/>
                  <w:sz w:val="16"/>
                  <w:szCs w:val="16"/>
                </w:rPr>
              </w:rPrChange>
            </w:rPr>
          </w:pPr>
          <w:sdt>
            <w:sdtPr>
              <w:id w:val="2061431691"/>
              <w:tag w:val="goog_rdk_52"/>
            </w:sdtPr>
            <w:sdtContent>
              <w:ins w:author="Nicole Deanne" w:id="23" w:date="2025-11-05T14:12:58Z"/>
              <w:sdt>
                <w:sdtPr>
                  <w:id w:val="1840304241"/>
                  <w:tag w:val="goog_rdk_53"/>
                </w:sdtPr>
                <w:sdtContent>
                  <w:commentRangeStart w:id="3"/>
                </w:sdtContent>
              </w:sdt>
              <w:ins w:author="Nicole Deanne" w:id="23" w:date="2025-11-05T14:12:58Z">
                <w:sdt>
                  <w:sdtPr>
                    <w:id w:val="1019454755"/>
                    <w:tag w:val="goog_rdk_54"/>
                  </w:sdtPr>
                  <w:sdtContent>
                    <w:commentRangeStart w:id="4"/>
                  </w:sdtContent>
                </w:sdt>
                <w:sdt>
                  <w:sdtPr>
                    <w:id w:val="-924950220"/>
                    <w:tag w:val="goog_rdk_55"/>
                  </w:sdtPr>
                  <w:sdtContent>
                    <w:commentRangeStart w:id="5"/>
                  </w:sdtContent>
                </w:sdt>
                <w:sdt>
                  <w:sdtPr>
                    <w:id w:val="-744780830"/>
                    <w:tag w:val="goog_rdk_56"/>
                  </w:sdtPr>
                  <w:sdtContent>
                    <w:commentRangeStart w:id="3"/>
                  </w:sdtContent>
                </w:sdt>
                <w:commentRangeEnd w:id="3"/>
                <w:r w:rsidDel="00000000" w:rsidR="00000000" w:rsidRPr="00000000">
                  <w:commentReference w:id="3"/>
                </w:r>
                <w:sdt>
                  <w:sdtPr>
                    <w:id w:val="-1544439504"/>
                    <w:tag w:val="goog_rdk_57"/>
                  </w:sdtPr>
                  <w:sdtContent>
                    <w:commentRangeStart w:id="4"/>
                  </w:sdtContent>
                </w:sdt>
                <w:commentRangeEnd w:id="4"/>
                <w:r w:rsidDel="00000000" w:rsidR="00000000" w:rsidRPr="00000000">
                  <w:commentReference w:id="4"/>
                </w:r>
                <w:sdt>
                  <w:sdtPr>
                    <w:id w:val="1652706013"/>
                    <w:tag w:val="goog_rdk_58"/>
                  </w:sdtPr>
                  <w:sdtContent>
                    <w:commentRangeStart w:id="5"/>
                  </w:sdtContent>
                </w:sdt>
                <w:commentRangeEnd w:id="5"/>
                <w:r w:rsidDel="00000000" w:rsidR="00000000" w:rsidRPr="00000000">
                  <w:commentReference w:id="5"/>
                </w:r>
                <w:sdt>
                  <w:sdtPr>
                    <w:id w:val="1478469714"/>
                    <w:tag w:val="goog_rdk_59"/>
                  </w:sdtPr>
                  <w:sdtContent>
                    <w:r w:rsidDel="00000000" w:rsidR="00000000" w:rsidRPr="00000000">
                      <w:rPr>
                        <w:rtl w:val="0"/>
                      </w:rPr>
                    </w:r>
                  </w:sdtContent>
                </w:sdt>
              </w:ins>
            </w:sdtContent>
          </w:sdt>
        </w:p>
      </w:sdtContent>
    </w:sdt>
    <w:p w:rsidR="00000000" w:rsidDel="00000000" w:rsidP="00000000" w:rsidRDefault="00000000" w:rsidRPr="00000000" w14:paraId="000000CA">
      <w:pPr>
        <w:spacing w:after="60" w:line="259" w:lineRule="auto"/>
        <w:rPr>
          <w:rFonts w:ascii="Calibri" w:cs="Calibri" w:eastAsia="Calibri" w:hAnsi="Calibri"/>
          <w:sz w:val="20"/>
          <w:szCs w:val="20"/>
        </w:rPr>
      </w:pPr>
      <w:sdt>
        <w:sdtPr>
          <w:id w:val="980873801"/>
          <w:tag w:val="goog_rdk_61"/>
        </w:sdtPr>
        <w:sdtContent>
          <w:ins w:author="Nicole Deanne" w:id="23" w:date="2025-11-05T14:12:58Z"/>
          <w:sdt>
            <w:sdtPr>
              <w:id w:val="-643358390"/>
              <w:tag w:val="goog_rdk_62"/>
            </w:sdtPr>
            <w:sdtContent>
              <w:ins w:author="Nicole Deanne" w:id="23" w:date="2025-11-05T14:12:58Z">
                <w:r w:rsidDel="00000000" w:rsidR="00000000" w:rsidRPr="00000000">
                  <w:rPr>
                    <w:rFonts w:ascii="Calibri" w:cs="Calibri" w:eastAsia="Calibri" w:hAnsi="Calibri"/>
                    <w:sz w:val="20"/>
                    <w:szCs w:val="20"/>
                    <w:rtl w:val="0"/>
                    <w:rPrChange w:author="Nicole Deanne" w:id="24" w:date="2025-11-05T14:12:58Z">
                      <w:rPr>
                        <w:rFonts w:ascii="Calibri" w:cs="Calibri" w:eastAsia="Calibri" w:hAnsi="Calibri"/>
                        <w:sz w:val="16"/>
                        <w:szCs w:val="16"/>
                      </w:rPr>
                    </w:rPrChange>
                  </w:rPr>
                  <w:t xml:space="preserve">Payment requests for milestones shall include supporting documentation verifying the completion of milestones including as applicable: short narrative report describing progress to date, training sign-in sheets, photos of trainings, copies of training materials, </w:t>
                </w:r>
              </w:ins>
            </w:sdtContent>
          </w:sdt>
          <w:ins w:author="Nicole Deanne" w:id="23" w:date="2025-11-05T14:12:58Z"/>
        </w:sdtContent>
      </w:sdt>
      <w:sdt>
        <w:sdtPr>
          <w:id w:val="-1940947756"/>
          <w:tag w:val="goog_rdk_63"/>
        </w:sdtPr>
        <w:sdtContent>
          <w:ins w:author="Josh Balser" w:id="25" w:date="2025-11-05T15:58:08Z"/>
          <w:sdt>
            <w:sdtPr>
              <w:id w:val="-1177796086"/>
              <w:tag w:val="goog_rdk_64"/>
            </w:sdtPr>
            <w:sdtContent>
              <w:ins w:author="Josh Balser" w:id="25" w:date="2025-11-05T15:58:08Z">
                <w:r w:rsidDel="00000000" w:rsidR="00000000" w:rsidRPr="00000000">
                  <w:rPr>
                    <w:rFonts w:ascii="Calibri" w:cs="Calibri" w:eastAsia="Calibri" w:hAnsi="Calibri"/>
                    <w:sz w:val="20"/>
                    <w:szCs w:val="20"/>
                    <w:rtl w:val="0"/>
                    <w:rPrChange w:author="Nicole Deanne" w:id="24" w:date="2025-11-05T14:12:58Z">
                      <w:rPr>
                        <w:rFonts w:ascii="Calibri" w:cs="Calibri" w:eastAsia="Calibri" w:hAnsi="Calibri"/>
                        <w:sz w:val="16"/>
                        <w:szCs w:val="16"/>
                      </w:rPr>
                    </w:rPrChange>
                  </w:rPr>
                  <w:t xml:space="preserve">progress against</w:t>
                </w:r>
              </w:ins>
            </w:sdtContent>
          </w:sdt>
          <w:ins w:author="Josh Balser" w:id="25" w:date="2025-11-05T15:58:08Z"/>
        </w:sdtContent>
      </w:sdt>
      <w:sdt>
        <w:sdtPr>
          <w:id w:val="-400763166"/>
          <w:tag w:val="goog_rdk_65"/>
        </w:sdtPr>
        <w:sdtContent>
          <w:ins w:author="Nicole Deanne" w:id="23" w:date="2025-11-05T14:12:58Z">
            <w:sdt>
              <w:sdtPr>
                <w:id w:val="-407608200"/>
                <w:tag w:val="goog_rdk_66"/>
              </w:sdtPr>
              <w:sdtContent>
                <w:del w:author="Josh Balser" w:id="25" w:date="2025-11-05T15:58:08Z"/>
              </w:sdtContent>
            </w:sdt>
          </w:ins>
          <w:sdt>
            <w:sdtPr>
              <w:id w:val="698810237"/>
              <w:tag w:val="goog_rdk_67"/>
            </w:sdtPr>
            <w:sdtContent>
              <w:ins w:author="Nicole Deanne" w:id="23" w:date="2025-11-05T14:12:58Z">
                <w:del w:author="Josh Balser" w:id="25" w:date="2025-11-05T15:58:08Z">
                  <w:r w:rsidDel="00000000" w:rsidR="00000000" w:rsidRPr="00000000">
                    <w:rPr>
                      <w:rFonts w:ascii="Calibri" w:cs="Calibri" w:eastAsia="Calibri" w:hAnsi="Calibri"/>
                      <w:sz w:val="20"/>
                      <w:szCs w:val="20"/>
                      <w:rtl w:val="0"/>
                      <w:rPrChange w:author="Nicole Deanne" w:id="24" w:date="2025-11-05T14:12:58Z">
                        <w:rPr>
                          <w:rFonts w:ascii="Calibri" w:cs="Calibri" w:eastAsia="Calibri" w:hAnsi="Calibri"/>
                          <w:sz w:val="16"/>
                          <w:szCs w:val="16"/>
                        </w:rPr>
                      </w:rPrChange>
                    </w:rPr>
                    <w:delText xml:space="preserve">updated</w:delText>
                  </w:r>
                </w:del>
              </w:ins>
            </w:sdtContent>
          </w:sdt>
          <w:ins w:author="Nicole Deanne" w:id="23" w:date="2025-11-05T14:12:58Z">
            <w:del w:author="Josh Balser" w:id="25" w:date="2025-11-05T15:58:08Z"/>
          </w:ins>
        </w:sdtContent>
      </w:sdt>
      <w:sdt>
        <w:sdtPr>
          <w:id w:val="472853810"/>
          <w:tag w:val="goog_rdk_68"/>
        </w:sdtPr>
        <w:sdtContent>
          <w:ins w:author="Nicole Deanne" w:id="26" w:date="2025-11-05T14:12:00Z"/>
          <w:sdt>
            <w:sdtPr>
              <w:id w:val="-118711957"/>
              <w:tag w:val="goog_rdk_69"/>
            </w:sdtPr>
            <w:sdtContent>
              <w:ins w:author="Nicole Deanne" w:id="26" w:date="2025-11-05T14:12:00Z">
                <w:r w:rsidDel="00000000" w:rsidR="00000000" w:rsidRPr="00000000">
                  <w:rPr>
                    <w:rFonts w:ascii="Calibri" w:cs="Calibri" w:eastAsia="Calibri" w:hAnsi="Calibri"/>
                    <w:sz w:val="20"/>
                    <w:szCs w:val="20"/>
                    <w:rtl w:val="0"/>
                    <w:rPrChange w:author="Nicole Deanne" w:id="24" w:date="2025-11-05T14:12:58Z">
                      <w:rPr>
                        <w:rFonts w:ascii="Calibri" w:cs="Calibri" w:eastAsia="Calibri" w:hAnsi="Calibri"/>
                        <w:sz w:val="16"/>
                        <w:szCs w:val="16"/>
                      </w:rPr>
                    </w:rPrChange>
                  </w:rPr>
                  <w:t xml:space="preserve"> evaluation indicator plan, access to database/portal</w:t>
                </w:r>
              </w:ins>
            </w:sdtContent>
          </w:sdt>
          <w:ins w:author="Nicole Deanne" w:id="26" w:date="2025-11-05T14:12:00Z"/>
        </w:sdtContent>
      </w:sdt>
      <w:sdt>
        <w:sdtPr>
          <w:id w:val="719353907"/>
          <w:tag w:val="goog_rdk_70"/>
        </w:sdtPr>
        <w:sdtContent>
          <w:ins w:author="Josh Balser" w:id="27" w:date="2025-11-05T15:58:16Z"/>
          <w:sdt>
            <w:sdtPr>
              <w:id w:val="466889081"/>
              <w:tag w:val="goog_rdk_71"/>
            </w:sdtPr>
            <w:sdtContent>
              <w:ins w:author="Josh Balser" w:id="27" w:date="2025-11-05T15:58:16Z">
                <w:r w:rsidDel="00000000" w:rsidR="00000000" w:rsidRPr="00000000">
                  <w:rPr>
                    <w:rFonts w:ascii="Calibri" w:cs="Calibri" w:eastAsia="Calibri" w:hAnsi="Calibri"/>
                    <w:sz w:val="20"/>
                    <w:szCs w:val="20"/>
                    <w:rtl w:val="0"/>
                    <w:rPrChange w:author="Nicole Deanne" w:id="24" w:date="2025-11-05T14:12:58Z">
                      <w:rPr>
                        <w:rFonts w:ascii="Calibri" w:cs="Calibri" w:eastAsia="Calibri" w:hAnsi="Calibri"/>
                        <w:sz w:val="16"/>
                        <w:szCs w:val="16"/>
                      </w:rPr>
                    </w:rPrChange>
                  </w:rPr>
                  <w:t xml:space="preserve"> or verification of feature deploy</w:t>
                </w:r>
              </w:ins>
            </w:sdtContent>
          </w:sdt>
          <w:ins w:author="Josh Balser" w:id="27" w:date="2025-11-05T15:58:16Z"/>
        </w:sdtContent>
      </w:sdt>
      <w:sdt>
        <w:sdtPr>
          <w:id w:val="-674918505"/>
          <w:tag w:val="goog_rdk_72"/>
        </w:sdtPr>
        <w:sdtContent>
          <w:ins w:author="Parsons, Elizabeth L." w:id="28" w:date="2025-11-11T17:41:00Z">
            <w:r w:rsidDel="00000000" w:rsidR="00000000" w:rsidRPr="00000000">
              <w:rPr>
                <w:rFonts w:ascii="Calibri" w:cs="Calibri" w:eastAsia="Calibri" w:hAnsi="Calibri"/>
                <w:sz w:val="20"/>
                <w:szCs w:val="20"/>
                <w:rtl w:val="0"/>
              </w:rPr>
              <w:t xml:space="preserve">m</w:t>
            </w:r>
          </w:ins>
        </w:sdtContent>
      </w:sdt>
      <w:sdt>
        <w:sdtPr>
          <w:id w:val="-1317210994"/>
          <w:tag w:val="goog_rdk_73"/>
        </w:sdtPr>
        <w:sdtContent>
          <w:ins w:author="Josh Balser" w:id="27" w:date="2025-11-05T15:58:16Z"/>
          <w:sdt>
            <w:sdtPr>
              <w:id w:val="-1280726113"/>
              <w:tag w:val="goog_rdk_74"/>
            </w:sdtPr>
            <w:sdtContent>
              <w:ins w:author="Josh Balser" w:id="27" w:date="2025-11-05T15:58:16Z">
                <w:r w:rsidDel="00000000" w:rsidR="00000000" w:rsidRPr="00000000">
                  <w:rPr>
                    <w:rFonts w:ascii="Calibri" w:cs="Calibri" w:eastAsia="Calibri" w:hAnsi="Calibri"/>
                    <w:sz w:val="20"/>
                    <w:szCs w:val="20"/>
                    <w:rtl w:val="0"/>
                    <w:rPrChange w:author="Nicole Deanne" w:id="24" w:date="2025-11-05T14:12:58Z">
                      <w:rPr>
                        <w:rFonts w:ascii="Calibri" w:cs="Calibri" w:eastAsia="Calibri" w:hAnsi="Calibri"/>
                        <w:sz w:val="16"/>
                        <w:szCs w:val="16"/>
                      </w:rPr>
                    </w:rPrChange>
                  </w:rPr>
                  <w:t xml:space="preserve">ent.</w:t>
                </w:r>
              </w:ins>
            </w:sdtContent>
          </w:sdt>
          <w:ins w:author="Josh Balser" w:id="27" w:date="2025-11-05T15:58:16Z"/>
        </w:sdtContent>
      </w:sdt>
      <w:sdt>
        <w:sdtPr>
          <w:id w:val="1451007137"/>
          <w:tag w:val="goog_rdk_75"/>
        </w:sdtPr>
        <w:sdtContent>
          <w:ins w:author="Nicole Deanne" w:id="23" w:date="2025-11-05T14:12:58Z"/>
          <w:sdt>
            <w:sdtPr>
              <w:id w:val="955182108"/>
              <w:tag w:val="goog_rdk_76"/>
            </w:sdtPr>
            <w:sdtContent>
              <w:ins w:author="Nicole Deanne" w:id="23" w:date="2025-11-05T14:12:58Z">
                <w:r w:rsidDel="00000000" w:rsidR="00000000" w:rsidRPr="00000000">
                  <w:rPr>
                    <w:rFonts w:ascii="Calibri" w:cs="Calibri" w:eastAsia="Calibri" w:hAnsi="Calibri"/>
                    <w:sz w:val="20"/>
                    <w:szCs w:val="20"/>
                    <w:rtl w:val="0"/>
                    <w:rPrChange w:author="Nicole Deanne" w:id="24" w:date="2025-11-05T14:12:58Z">
                      <w:rPr>
                        <w:rFonts w:ascii="Calibri" w:cs="Calibri" w:eastAsia="Calibri" w:hAnsi="Calibri"/>
                        <w:sz w:val="16"/>
                        <w:szCs w:val="16"/>
                      </w:rPr>
                    </w:rPrChange>
                  </w:rPr>
                  <w:t xml:space="preserve">.   </w:t>
                </w:r>
              </w:ins>
            </w:sdtContent>
          </w:sdt>
          <w:ins w:author="Nicole Deanne" w:id="23" w:date="2025-11-05T14:12:58Z"/>
        </w:sdtContent>
      </w:sdt>
      <w:r w:rsidDel="00000000" w:rsidR="00000000" w:rsidRPr="00000000">
        <w:rPr>
          <w:rtl w:val="0"/>
        </w:rPr>
      </w:r>
    </w:p>
    <w:p w:rsidR="00000000" w:rsidDel="00000000" w:rsidP="00000000" w:rsidRDefault="00000000" w:rsidRPr="00000000" w14:paraId="000000CB">
      <w:pPr>
        <w:numPr>
          <w:ilvl w:val="0"/>
          <w:numId w:val="8"/>
        </w:numPr>
        <w:pBdr>
          <w:bottom w:color="000000" w:space="1" w:sz="6" w:val="single"/>
        </w:pBdr>
        <w:spacing w:after="60" w:before="200" w:line="240" w:lineRule="auto"/>
        <w:ind w:left="-180" w:hanging="72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Outcomes</w:t>
      </w:r>
    </w:p>
    <w:p w:rsidR="00000000" w:rsidDel="00000000" w:rsidP="00000000" w:rsidRDefault="00000000" w:rsidRPr="00000000" w14:paraId="000000CC">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Based on the deliverables in section 6, Gisa expects the following key outcomes:</w:t>
      </w:r>
    </w:p>
    <w:p w:rsidR="00000000" w:rsidDel="00000000" w:rsidP="00000000" w:rsidRDefault="00000000" w:rsidRPr="00000000" w14:paraId="000000CD">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Efficient Localization Hub internal systems for grant management, HR, finance, and communications. </w:t>
      </w:r>
    </w:p>
    <w:p w:rsidR="00000000" w:rsidDel="00000000" w:rsidP="00000000" w:rsidRDefault="00000000" w:rsidRPr="00000000" w14:paraId="000000CE">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More time for the Localization Hub to spend on analysis and storytelling, instead of organizing files and data. </w:t>
      </w:r>
    </w:p>
    <w:p w:rsidR="00000000" w:rsidDel="00000000" w:rsidP="00000000" w:rsidRDefault="00000000" w:rsidRPr="00000000" w14:paraId="000000CF">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Clear, easy-to-understand data and tools supporting local planning and resource allocation.</w:t>
      </w:r>
    </w:p>
    <w:p w:rsidR="00000000" w:rsidDel="00000000" w:rsidP="00000000" w:rsidRDefault="00000000" w:rsidRPr="00000000" w14:paraId="000000D0">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Improved user experience for frontline volunteers submitting work plans and reporting on their achievements, and requesting support.</w:t>
      </w:r>
    </w:p>
    <w:p w:rsidR="00000000" w:rsidDel="00000000" w:rsidP="00000000" w:rsidRDefault="00000000" w:rsidRPr="00000000" w14:paraId="000000D1">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Stronger communications and visibility for frontline volunteers participating in F-System.</w:t>
      </w:r>
    </w:p>
    <w:p w:rsidR="00000000" w:rsidDel="00000000" w:rsidP="00000000" w:rsidRDefault="00000000" w:rsidRPr="00000000" w14:paraId="000000D2">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Enhanced tracking of grants, funding flows, priorities, and needs across ERRs.</w:t>
      </w:r>
    </w:p>
    <w:p w:rsidR="00000000" w:rsidDel="00000000" w:rsidP="00000000" w:rsidRDefault="00000000" w:rsidRPr="00000000" w14:paraId="000000D3">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Reduced disbursement/transfer lag time between LoHub and Base ERR.</w:t>
      </w:r>
    </w:p>
    <w:p w:rsidR="00000000" w:rsidDel="00000000" w:rsidP="00000000" w:rsidRDefault="00000000" w:rsidRPr="00000000" w14:paraId="000000D4">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Improved local development capability to enhance and  maintain the system.</w:t>
      </w:r>
    </w:p>
    <w:p w:rsidR="00000000" w:rsidDel="00000000" w:rsidP="00000000" w:rsidRDefault="00000000" w:rsidRPr="00000000" w14:paraId="000000D5">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Improved coordination with international and national NGOs and agencies through connected systems.</w:t>
      </w:r>
    </w:p>
    <w:p w:rsidR="00000000" w:rsidDel="00000000" w:rsidP="00000000" w:rsidRDefault="00000000" w:rsidRPr="00000000" w14:paraId="000000D6">
      <w:pPr>
        <w:numPr>
          <w:ilvl w:val="0"/>
          <w:numId w:val="4"/>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Mapping of needs, resources, and support to ERRs.</w:t>
      </w:r>
    </w:p>
    <w:p w:rsidR="00000000" w:rsidDel="00000000" w:rsidP="00000000" w:rsidRDefault="00000000" w:rsidRPr="00000000" w14:paraId="000000D7">
      <w:pPr>
        <w:numPr>
          <w:ilvl w:val="0"/>
          <w:numId w:val="4"/>
        </w:numPr>
        <w:spacing w:after="60" w:line="259" w:lineRule="auto"/>
        <w:ind w:left="1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Increased digital literacy and system ownership among ERR and LoHub teams through ongoing onboarding and training. </w:t>
      </w:r>
    </w:p>
    <w:p w:rsidR="00000000" w:rsidDel="00000000" w:rsidP="00000000" w:rsidRDefault="00000000" w:rsidRPr="00000000" w14:paraId="000000D8">
      <w:pPr>
        <w:numPr>
          <w:ilvl w:val="0"/>
          <w:numId w:val="8"/>
        </w:numPr>
        <w:pBdr>
          <w:bottom w:color="000000" w:space="1" w:sz="6" w:val="single"/>
        </w:pBdr>
        <w:spacing w:after="60" w:before="200" w:line="240" w:lineRule="auto"/>
        <w:ind w:left="-180" w:hanging="72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Monitoring and Evaluation</w:t>
      </w:r>
    </w:p>
    <w:p w:rsidR="00000000" w:rsidDel="00000000" w:rsidP="00000000" w:rsidRDefault="00000000" w:rsidRPr="00000000" w14:paraId="000000D9">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deliverables, outcomes, and updates will be tracked during weekly implementation sessions together with P2H, Localization Hub, and stakeholders. We will use this spreadsheet to track progress: </w:t>
      </w:r>
      <w:hyperlink r:id="rId12">
        <w:r w:rsidDel="00000000" w:rsidR="00000000" w:rsidRPr="00000000">
          <w:rPr>
            <w:rFonts w:ascii="Calibri" w:cs="Calibri" w:eastAsia="Calibri" w:hAnsi="Calibri"/>
            <w:color w:val="0000ee"/>
            <w:sz w:val="20"/>
            <w:szCs w:val="20"/>
            <w:u w:val="single"/>
            <w:rtl w:val="0"/>
          </w:rPr>
          <w:t xml:space="preserve">ERR F-System User Stories and Applications</w:t>
        </w:r>
      </w:hyperlink>
      <w:r w:rsidDel="00000000" w:rsidR="00000000" w:rsidRPr="00000000">
        <w:rPr>
          <w:rFonts w:ascii="Calibri" w:cs="Calibri" w:eastAsia="Calibri" w:hAnsi="Calibri"/>
          <w:sz w:val="20"/>
          <w:szCs w:val="20"/>
          <w:rtl w:val="0"/>
        </w:rPr>
        <w:t xml:space="preserve">. Alongside the Weekly Dev sessions, we will have 2 weekly mechanisms to deliver on the plan. The project team will also submit 3x lightweight reports at the end of November, January, and March to be distributed across stakeholders. </w:t>
      </w:r>
    </w:p>
    <w:p w:rsidR="00000000" w:rsidDel="00000000" w:rsidP="00000000" w:rsidRDefault="00000000" w:rsidRPr="00000000" w14:paraId="000000DA">
      <w:pPr>
        <w:numPr>
          <w:ilvl w:val="0"/>
          <w:numId w:val="8"/>
        </w:numPr>
        <w:pBdr>
          <w:bottom w:color="000000" w:space="1" w:sz="6" w:val="single"/>
        </w:pBdr>
        <w:spacing w:after="60" w:before="200" w:line="240" w:lineRule="auto"/>
        <w:ind w:left="-180" w:hanging="72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FAQs</w:t>
      </w:r>
    </w:p>
    <w:p w:rsidR="00000000" w:rsidDel="00000000" w:rsidP="00000000" w:rsidRDefault="00000000" w:rsidRPr="00000000" w14:paraId="000000DB">
      <w:pPr>
        <w:spacing w:after="60" w:line="259" w:lineRule="auto"/>
        <w:ind w:left="-9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FAQ1: What is the plan for onboarding stakeholders to the new systems? </w:t>
      </w:r>
    </w:p>
    <w:p w:rsidR="00000000" w:rsidDel="00000000" w:rsidP="00000000" w:rsidRDefault="00000000" w:rsidRPr="00000000" w14:paraId="000000DD">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October 2025 to March 2026, onboarding and training efforts will focus on gradually integrating core stakeholders into the Mutual Aid Portal (MAP) and ERR App, beginning with the Localization Hub and expanding to ERRs, LCC partners, and donors. LCC and ERR onboarding will look to overlap with the F-System Scaling and Capacity Building sessions scheduled from October to December.</w:t>
      </w:r>
    </w:p>
    <w:p w:rsidR="00000000" w:rsidDel="00000000" w:rsidP="00000000" w:rsidRDefault="00000000" w:rsidRPr="00000000" w14:paraId="000000DE">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Localization Hub (Oct-Nov): </w:t>
      </w:r>
      <w:r w:rsidDel="00000000" w:rsidR="00000000" w:rsidRPr="00000000">
        <w:rPr>
          <w:rFonts w:ascii="Calibri" w:cs="Calibri" w:eastAsia="Calibri" w:hAnsi="Calibri"/>
          <w:sz w:val="20"/>
          <w:szCs w:val="20"/>
          <w:rtl w:val="0"/>
        </w:rPr>
        <w:t xml:space="preserve">The first phase will onboard the Localization Hub to the Mutual Aid Portal. This includes migrating from Google Sheets and Drives to MAP to simplify grant and project tracking. By automating data uploads and connecting information in the backend, this phase aims to reduce manual coordination and strengthen data consistency across the system. This phase will also transition current analytics platforms into the MAP and set up access for key partners (eg. P2H) to maintain real-time reporting capabilities. </w:t>
      </w:r>
    </w:p>
    <w:p w:rsidR="00000000" w:rsidDel="00000000" w:rsidP="00000000" w:rsidRDefault="00000000" w:rsidRPr="00000000" w14:paraId="000000DF">
      <w:pPr>
        <w:spacing w:after="60" w:line="259" w:lineRule="auto"/>
        <w:ind w:left="-90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Emergency Response Rooms (Nov-Dec): </w:t>
      </w:r>
      <w:r w:rsidDel="00000000" w:rsidR="00000000" w:rsidRPr="00000000">
        <w:rPr>
          <w:rFonts w:ascii="Calibri" w:cs="Calibri" w:eastAsia="Calibri" w:hAnsi="Calibri"/>
          <w:sz w:val="20"/>
          <w:szCs w:val="20"/>
          <w:rtl w:val="0"/>
        </w:rPr>
        <w:t xml:space="preserve">The ERR App will enable two-way communication between field volunteers and central planning teams. Onboarding will continue with State ERRs from November to December 2025, followed by Base ERRs from December 2025 to January 2026. Since September, we have already registered 69% of State ERR users and 9 LCC working groups in the new system. From Nov-Dec our goal will be to increase the adoption of using the app to submit F-System files. </w:t>
      </w:r>
    </w:p>
    <w:p w:rsidR="00000000" w:rsidDel="00000000" w:rsidP="00000000" w:rsidRDefault="00000000" w:rsidRPr="00000000" w14:paraId="000000E0">
      <w:pPr>
        <w:spacing w:after="60" w:line="259" w:lineRule="auto"/>
        <w:ind w:left="-9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LCC Partners and Donors (Dec-Jan): </w:t>
      </w:r>
      <w:r w:rsidDel="00000000" w:rsidR="00000000" w:rsidRPr="00000000">
        <w:rPr>
          <w:rFonts w:ascii="Calibri" w:cs="Calibri" w:eastAsia="Calibri" w:hAnsi="Calibri"/>
          <w:sz w:val="20"/>
          <w:szCs w:val="20"/>
          <w:rtl w:val="0"/>
        </w:rPr>
        <w:t xml:space="preserve">LCC partners will be onboarded to the Mutual Aid Portal between December 2025 and January 2026 to improve visibility and coordination on grants, projects, and reporting. Donor and intermediary partner engagement, which began in October 2025 and continues through February 2026, focuses on expanding participation, increasing the number of partners submitting forecasts, and enabling partners to upload grants directly into the Portal for LCC review and distribution.</w:t>
      </w:r>
      <w:r w:rsidDel="00000000" w:rsidR="00000000" w:rsidRPr="00000000">
        <w:rPr>
          <w:rtl w:val="0"/>
        </w:rPr>
      </w:r>
    </w:p>
    <w:p w:rsidR="00000000" w:rsidDel="00000000" w:rsidP="00000000" w:rsidRDefault="00000000" w:rsidRPr="00000000" w14:paraId="000000E1">
      <w:pPr>
        <w:spacing w:after="60" w:line="259" w:lineRule="auto"/>
        <w:ind w:left="-90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FAQ2: What is the plan for long term sustainability and maintenance of systems?</w:t>
      </w:r>
    </w:p>
    <w:p w:rsidR="00000000" w:rsidDel="00000000" w:rsidP="00000000" w:rsidRDefault="00000000" w:rsidRPr="00000000" w14:paraId="000000E3">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October 2025 to March 2026, we will be expanding our community of open-source developers to support long-term sustainability of systems. Community development will focus on two areas.</w:t>
      </w:r>
    </w:p>
    <w:p w:rsidR="00000000" w:rsidDel="00000000" w:rsidP="00000000" w:rsidRDefault="00000000" w:rsidRPr="00000000" w14:paraId="000000E4">
      <w:pPr>
        <w:numPr>
          <w:ilvl w:val="0"/>
          <w:numId w:val="16"/>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Weekly Dev Sessions </w:t>
      </w:r>
      <w:r w:rsidDel="00000000" w:rsidR="00000000" w:rsidRPr="00000000">
        <w:rPr>
          <w:rFonts w:ascii="Calibri" w:cs="Calibri" w:eastAsia="Calibri" w:hAnsi="Calibri"/>
          <w:sz w:val="20"/>
          <w:szCs w:val="20"/>
          <w:rtl w:val="0"/>
        </w:rPr>
        <w:t xml:space="preserve">with the Localization Hub and LCC developers will take place throughout the period, covering software development, database management, and system maintenance to strengthen local technical capacity and ownership of the digital infrastructure.</w:t>
      </w:r>
    </w:p>
    <w:p w:rsidR="00000000" w:rsidDel="00000000" w:rsidP="00000000" w:rsidRDefault="00000000" w:rsidRPr="00000000" w14:paraId="000000E5">
      <w:pPr>
        <w:numPr>
          <w:ilvl w:val="0"/>
          <w:numId w:val="16"/>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External ERR: </w:t>
      </w:r>
      <w:r w:rsidDel="00000000" w:rsidR="00000000" w:rsidRPr="00000000">
        <w:rPr>
          <w:rFonts w:ascii="Calibri" w:cs="Calibri" w:eastAsia="Calibri" w:hAnsi="Calibri"/>
          <w:sz w:val="20"/>
          <w:szCs w:val="20"/>
          <w:rtl w:val="0"/>
        </w:rPr>
        <w:t xml:space="preserve">Since January 2024, we have started to develop a community of developers, designers and engineers dedicated to supporting the development of digital systems for the Emergency Response Rooms. From December 2025 we aim to publicize and scale this initiative to help contribute to the open-source ecosystem.</w:t>
      </w:r>
    </w:p>
    <w:p w:rsidR="00000000" w:rsidDel="00000000" w:rsidP="00000000" w:rsidRDefault="00000000" w:rsidRPr="00000000" w14:paraId="000000E6">
      <w:pPr>
        <w:numPr>
          <w:ilvl w:val="0"/>
          <w:numId w:val="16"/>
        </w:numPr>
        <w:spacing w:after="60" w:line="259" w:lineRule="auto"/>
        <w:ind w:left="-18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Pursuit of private sector partnerships </w:t>
      </w:r>
      <w:r w:rsidDel="00000000" w:rsidR="00000000" w:rsidRPr="00000000">
        <w:rPr>
          <w:rFonts w:ascii="Calibri" w:cs="Calibri" w:eastAsia="Calibri" w:hAnsi="Calibri"/>
          <w:sz w:val="20"/>
          <w:szCs w:val="20"/>
          <w:rtl w:val="0"/>
        </w:rPr>
        <w:t xml:space="preserve">that can contribute funds and expertise to improve the systems.</w:t>
      </w:r>
      <w:r w:rsidDel="00000000" w:rsidR="00000000" w:rsidRPr="00000000">
        <w:rPr>
          <w:rtl w:val="0"/>
        </w:rPr>
      </w:r>
    </w:p>
    <w:p w:rsidR="00000000" w:rsidDel="00000000" w:rsidP="00000000" w:rsidRDefault="00000000" w:rsidRPr="00000000" w14:paraId="000000E7">
      <w:pPr>
        <w:spacing w:after="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FAQ3: What is the plan to support the Localization Hub and ERRs outside of digital systems to ensure long-term sustainability?</w:t>
      </w:r>
    </w:p>
    <w:p w:rsidR="00000000" w:rsidDel="00000000" w:rsidP="00000000" w:rsidRDefault="00000000" w:rsidRPr="00000000" w14:paraId="000000E9">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Organizational Support:</w:t>
      </w:r>
    </w:p>
    <w:p w:rsidR="00000000" w:rsidDel="00000000" w:rsidP="00000000" w:rsidRDefault="00000000" w:rsidRPr="00000000" w14:paraId="000000EA">
      <w:pPr>
        <w:numPr>
          <w:ilvl w:val="0"/>
          <w:numId w:val="10"/>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Organizational Strengthening:</w:t>
      </w:r>
      <w:r w:rsidDel="00000000" w:rsidR="00000000" w:rsidRPr="00000000">
        <w:rPr>
          <w:rFonts w:ascii="Calibri" w:cs="Calibri" w:eastAsia="Calibri" w:hAnsi="Calibri"/>
          <w:sz w:val="20"/>
          <w:szCs w:val="20"/>
          <w:rtl w:val="0"/>
        </w:rPr>
        <w:t xml:space="preserve"> Support development of the Localization Hub into a strong and independent organization capable of sustainably and adaptably  supporting a wide range of ERR activities.  </w:t>
      </w:r>
    </w:p>
    <w:p w:rsidR="00000000" w:rsidDel="00000000" w:rsidP="00000000" w:rsidRDefault="00000000" w:rsidRPr="00000000" w14:paraId="000000EB">
      <w:pPr>
        <w:numPr>
          <w:ilvl w:val="0"/>
          <w:numId w:val="10"/>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Operational Capacity:</w:t>
      </w:r>
      <w:r w:rsidDel="00000000" w:rsidR="00000000" w:rsidRPr="00000000">
        <w:rPr>
          <w:rFonts w:ascii="Calibri" w:cs="Calibri" w:eastAsia="Calibri" w:hAnsi="Calibri"/>
          <w:sz w:val="20"/>
          <w:szCs w:val="20"/>
          <w:rtl w:val="0"/>
        </w:rPr>
        <w:t xml:space="preserve"> Improve the practical capacity of the Localization Hub to process and manage growing volume of grants and partnerships by improving internal systems, expanding key staffing, and ensuring effective governance and sustainability measures. </w:t>
      </w:r>
    </w:p>
    <w:p w:rsidR="00000000" w:rsidDel="00000000" w:rsidP="00000000" w:rsidRDefault="00000000" w:rsidRPr="00000000" w14:paraId="000000EC">
      <w:pPr>
        <w:numPr>
          <w:ilvl w:val="0"/>
          <w:numId w:val="10"/>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Institutional Learning: </w:t>
      </w:r>
      <w:r w:rsidDel="00000000" w:rsidR="00000000" w:rsidRPr="00000000">
        <w:rPr>
          <w:rFonts w:ascii="Calibri" w:cs="Calibri" w:eastAsia="Calibri" w:hAnsi="Calibri"/>
          <w:sz w:val="20"/>
          <w:szCs w:val="20"/>
          <w:rtl w:val="0"/>
        </w:rPr>
        <w:t xml:space="preserve">Capture lessons learned by the ERR system to ensure that these can be fully utilized to advance innovation both internally and in the wider humanitarian system. </w:t>
      </w:r>
    </w:p>
    <w:p w:rsidR="00000000" w:rsidDel="00000000" w:rsidP="00000000" w:rsidRDefault="00000000" w:rsidRPr="00000000" w14:paraId="000000ED">
      <w:pPr>
        <w:numPr>
          <w:ilvl w:val="0"/>
          <w:numId w:val="10"/>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Communication Support</w:t>
      </w:r>
      <w:r w:rsidDel="00000000" w:rsidR="00000000" w:rsidRPr="00000000">
        <w:rPr>
          <w:rFonts w:ascii="Calibri" w:cs="Calibri" w:eastAsia="Calibri" w:hAnsi="Calibri"/>
          <w:sz w:val="20"/>
          <w:szCs w:val="20"/>
          <w:rtl w:val="0"/>
        </w:rPr>
        <w:t xml:space="preserve">: Support the Localization Hub to deploy Starlinks and provide basic training to five key ERRs, enhancing their ability to communicate, document activities, and  advocate for themselves Help the Lohub in developing  compelling stories about the FCDO grant to strengthen recognition and long-term funding opportunities. </w:t>
      </w:r>
    </w:p>
    <w:p w:rsidR="00000000" w:rsidDel="00000000" w:rsidP="00000000" w:rsidRDefault="00000000" w:rsidRPr="00000000" w14:paraId="000000EE">
      <w:pPr>
        <w:spacing w:line="259" w:lineRule="auto"/>
        <w:ind w:left="-90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Research:</w:t>
      </w:r>
    </w:p>
    <w:p w:rsidR="00000000" w:rsidDel="00000000" w:rsidP="00000000" w:rsidRDefault="00000000" w:rsidRPr="00000000" w14:paraId="000000F0">
      <w:pPr>
        <w:numPr>
          <w:ilvl w:val="0"/>
          <w:numId w:val="5"/>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Policy Briefings:</w:t>
      </w:r>
      <w:r w:rsidDel="00000000" w:rsidR="00000000" w:rsidRPr="00000000">
        <w:rPr>
          <w:rFonts w:ascii="Calibri" w:cs="Calibri" w:eastAsia="Calibri" w:hAnsi="Calibri"/>
          <w:sz w:val="20"/>
          <w:szCs w:val="20"/>
          <w:rtl w:val="0"/>
        </w:rPr>
        <w:t xml:space="preserve"> Produce concise, policy-oriented papers highlighting key insights and innovations from the ERR ecosystem to inform humanitarian policy and practice.</w:t>
      </w:r>
    </w:p>
    <w:p w:rsidR="00000000" w:rsidDel="00000000" w:rsidP="00000000" w:rsidRDefault="00000000" w:rsidRPr="00000000" w14:paraId="000000F1">
      <w:pPr>
        <w:numPr>
          <w:ilvl w:val="0"/>
          <w:numId w:val="5"/>
        </w:numPr>
        <w:spacing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Evidence and Advocacy: </w:t>
      </w:r>
      <w:r w:rsidDel="00000000" w:rsidR="00000000" w:rsidRPr="00000000">
        <w:rPr>
          <w:rFonts w:ascii="Calibri" w:cs="Calibri" w:eastAsia="Calibri" w:hAnsi="Calibri"/>
          <w:sz w:val="20"/>
          <w:szCs w:val="20"/>
          <w:rtl w:val="0"/>
        </w:rPr>
        <w:t xml:space="preserve">Conduct advocacy, including through two events, using research to build confidence in localized humanitarian models, attract further funding, and amplify the ERR approach globally as well as credibility of ERRs as humanitarian actors. </w:t>
      </w:r>
    </w:p>
    <w:p w:rsidR="00000000" w:rsidDel="00000000" w:rsidP="00000000" w:rsidRDefault="00000000" w:rsidRPr="00000000" w14:paraId="000000F2">
      <w:pPr>
        <w:numPr>
          <w:ilvl w:val="0"/>
          <w:numId w:val="5"/>
        </w:numPr>
        <w:spacing w:after="60" w:line="259" w:lineRule="auto"/>
        <w:ind w:left="-1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Protection Research:</w:t>
      </w:r>
      <w:r w:rsidDel="00000000" w:rsidR="00000000" w:rsidRPr="00000000">
        <w:rPr>
          <w:rFonts w:ascii="Calibri" w:cs="Calibri" w:eastAsia="Calibri" w:hAnsi="Calibri"/>
          <w:sz w:val="20"/>
          <w:szCs w:val="20"/>
          <w:rtl w:val="0"/>
        </w:rPr>
        <w:t xml:space="preserve"> Explore ways to document threats and violence against mutual aid groups, including early warning and protection mechanisms.  Collect raw data on these incidents and conduct analysis to formulate actionable recommendations for the protection of vulnerable volunteers. </w:t>
      </w:r>
    </w:p>
    <w:p w:rsidR="00000000" w:rsidDel="00000000" w:rsidP="00000000" w:rsidRDefault="00000000" w:rsidRPr="00000000" w14:paraId="000000F3">
      <w:pPr>
        <w:spacing w:after="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FAQ4: How are you thinking about system interoperability?</w:t>
      </w:r>
    </w:p>
    <w:p w:rsidR="00000000" w:rsidDel="00000000" w:rsidP="00000000" w:rsidRDefault="00000000" w:rsidRPr="00000000" w14:paraId="000000F5">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Building the system interoperable and open-source, our aim is to be able to capture information that can be used by ERRs and partners for effective resource planning and allocation. Below is a table representing our existing and planned integrations. </w:t>
      </w:r>
    </w:p>
    <w:p w:rsidR="00000000" w:rsidDel="00000000" w:rsidP="00000000" w:rsidRDefault="00000000" w:rsidRPr="00000000" w14:paraId="000000F6">
      <w:pPr>
        <w:spacing w:after="60" w:line="259" w:lineRule="auto"/>
        <w:ind w:left="-9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943600" cy="22606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60" w:line="259" w:lineRule="auto"/>
        <w:ind w:left="-9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FAQ5: What is your system architecture?</w:t>
      </w:r>
    </w:p>
    <w:p w:rsidR="00000000" w:rsidDel="00000000" w:rsidP="00000000" w:rsidRDefault="00000000" w:rsidRPr="00000000" w14:paraId="000000F9">
      <w:pPr>
        <w:spacing w:after="60" w:line="259" w:lineRule="auto"/>
        <w:ind w:left="-9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415858" cy="3099537"/>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15858" cy="309953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br w:type="textWrapping"/>
      </w:r>
    </w:p>
    <w:p w:rsidR="00000000" w:rsidDel="00000000" w:rsidP="00000000" w:rsidRDefault="00000000" w:rsidRPr="00000000" w14:paraId="000000FB">
      <w:pPr>
        <w:spacing w:after="60" w:line="259" w:lineRule="auto"/>
        <w:ind w:left="-90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after="60" w:line="259" w:lineRule="auto"/>
        <w:ind w:left="-9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FAQ6 What is the full product roadmap and priorities?</w:t>
      </w:r>
    </w:p>
    <w:p w:rsidR="00000000" w:rsidDel="00000000" w:rsidP="00000000" w:rsidRDefault="00000000" w:rsidRPr="00000000" w14:paraId="000000FD">
      <w:pPr>
        <w:spacing w:after="60" w:line="259" w:lineRule="auto"/>
        <w:ind w:left="-9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is a list of product features for each application. TBC means additional scoping required to determine level of effort. </w:t>
      </w:r>
    </w:p>
    <w:tbl>
      <w:tblPr>
        <w:tblStyle w:val="Table3"/>
        <w:tblW w:w="1048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05"/>
        <w:gridCol w:w="2310"/>
        <w:gridCol w:w="2835"/>
        <w:gridCol w:w="705"/>
        <w:gridCol w:w="990"/>
        <w:gridCol w:w="1725"/>
        <w:tblGridChange w:id="0">
          <w:tblGrid>
            <w:gridCol w:w="1215"/>
            <w:gridCol w:w="705"/>
            <w:gridCol w:w="2310"/>
            <w:gridCol w:w="2835"/>
            <w:gridCol w:w="705"/>
            <w:gridCol w:w="990"/>
            <w:gridCol w:w="172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E">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Count</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F">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Priority</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0">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Theme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1">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Feature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2">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ERR App</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3">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ERR Bot</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4">
            <w:pPr>
              <w:widowControl w:val="0"/>
              <w:jc w:val="center"/>
              <w:rPr>
                <w:color w:val="ffffff"/>
                <w:sz w:val="20"/>
                <w:szCs w:val="20"/>
              </w:rPr>
            </w:pPr>
            <w:r w:rsidDel="00000000" w:rsidR="00000000" w:rsidRPr="00000000">
              <w:rPr>
                <w:rFonts w:ascii="Roboto" w:cs="Roboto" w:eastAsia="Roboto" w:hAnsi="Roboto"/>
                <w:b w:val="1"/>
                <w:bCs w:val="1"/>
                <w:color w:val="ffffff"/>
                <w:sz w:val="20"/>
                <w:szCs w:val="20"/>
                <w:rtl w:val="0"/>
              </w:rPr>
              <w:t xml:space="preserve">Mutual Aid Portal</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5">
            <w:pPr>
              <w:widowControl w:val="0"/>
              <w:jc w:val="right"/>
              <w:rPr>
                <w:sz w:val="20"/>
                <w:szCs w:val="20"/>
              </w:rPr>
            </w:pPr>
            <w:r w:rsidDel="00000000" w:rsidR="00000000" w:rsidRPr="00000000">
              <w:rPr>
                <w:rFonts w:ascii="Roboto" w:cs="Roboto" w:eastAsia="Roboto" w:hAnsi="Roboto"/>
                <w:sz w:val="20"/>
                <w:szCs w:val="20"/>
                <w:rtl w:val="0"/>
              </w:rPr>
              <w:t xml:space="preserve">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6">
            <w:pPr>
              <w:widowControl w:val="0"/>
              <w:rPr>
                <w:sz w:val="20"/>
                <w:szCs w:val="20"/>
              </w:rPr>
            </w:pPr>
            <w:sdt>
              <w:sdtPr>
                <w:id w:val="814990630"/>
                <w:tag w:val="goog_rdk_77"/>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r w:rsidDel="00000000" w:rsidR="00000000" w:rsidRPr="00000000">
              <w:rPr>
                <w:rFonts w:ascii="Roboto" w:cs="Roboto" w:eastAsia="Roboto" w:hAnsi="Roboto"/>
                <w:sz w:val="20"/>
                <w:szCs w:val="20"/>
                <w:rtl w:val="0"/>
              </w:rPr>
              <w:t xml:space="preserve">Donor Inputs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8">
            <w:pPr>
              <w:widowControl w:val="0"/>
              <w:rPr>
                <w:sz w:val="20"/>
                <w:szCs w:val="20"/>
              </w:rPr>
            </w:pPr>
            <w:r w:rsidDel="00000000" w:rsidR="00000000" w:rsidRPr="00000000">
              <w:rPr>
                <w:rFonts w:ascii="Roboto" w:cs="Roboto" w:eastAsia="Roboto" w:hAnsi="Roboto"/>
                <w:sz w:val="20"/>
                <w:szCs w:val="20"/>
                <w:rtl w:val="0"/>
              </w:rPr>
              <w:t xml:space="preserve">Donor Forecast Dashboard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9">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A">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B">
            <w:pPr>
              <w:widowControl w:val="0"/>
              <w:jc w:val="center"/>
              <w:rPr>
                <w:sz w:val="20"/>
                <w:szCs w:val="20"/>
              </w:rPr>
            </w:pPr>
            <w:sdt>
              <w:sdtPr>
                <w:id w:val="1991262780"/>
                <w:tag w:val="goog_rdk_7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jc w:val="right"/>
              <w:rPr>
                <w:sz w:val="20"/>
                <w:szCs w:val="20"/>
              </w:rPr>
            </w:pPr>
            <w:r w:rsidDel="00000000" w:rsidR="00000000" w:rsidRPr="00000000">
              <w:rPr>
                <w:rFonts w:ascii="Roboto" w:cs="Roboto" w:eastAsia="Roboto" w:hAnsi="Roboto"/>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D">
            <w:pPr>
              <w:widowControl w:val="0"/>
              <w:rPr>
                <w:sz w:val="20"/>
                <w:szCs w:val="20"/>
              </w:rPr>
            </w:pPr>
            <w:sdt>
              <w:sdtPr>
                <w:id w:val="-1909105169"/>
                <w:tag w:val="goog_rdk_79"/>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E">
            <w:pPr>
              <w:widowControl w:val="0"/>
              <w:rPr>
                <w:sz w:val="20"/>
                <w:szCs w:val="20"/>
              </w:rPr>
            </w:pPr>
            <w:r w:rsidDel="00000000" w:rsidR="00000000" w:rsidRPr="00000000">
              <w:rPr>
                <w:rFonts w:ascii="Roboto" w:cs="Roboto" w:eastAsia="Roboto" w:hAnsi="Roboto"/>
                <w:sz w:val="20"/>
                <w:szCs w:val="20"/>
                <w:rtl w:val="0"/>
              </w:rPr>
              <w:t xml:space="preserve">Donor Inputs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F">
            <w:pPr>
              <w:widowControl w:val="0"/>
              <w:rPr>
                <w:sz w:val="20"/>
                <w:szCs w:val="20"/>
              </w:rPr>
            </w:pPr>
            <w:r w:rsidDel="00000000" w:rsidR="00000000" w:rsidRPr="00000000">
              <w:rPr>
                <w:rFonts w:ascii="Roboto" w:cs="Roboto" w:eastAsia="Roboto" w:hAnsi="Roboto"/>
                <w:sz w:val="20"/>
                <w:szCs w:val="20"/>
                <w:rtl w:val="0"/>
              </w:rPr>
              <w:t xml:space="preserve">Donor raise grant calls in system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0">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1">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2">
            <w:pPr>
              <w:widowControl w:val="0"/>
              <w:jc w:val="center"/>
              <w:rPr>
                <w:sz w:val="20"/>
                <w:szCs w:val="20"/>
              </w:rPr>
            </w:pPr>
            <w:sdt>
              <w:sdtPr>
                <w:id w:val="261356766"/>
                <w:tag w:val="goog_rdk_8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jc w:val="right"/>
              <w:rPr>
                <w:sz w:val="20"/>
                <w:szCs w:val="20"/>
              </w:rPr>
            </w:pPr>
            <w:r w:rsidDel="00000000" w:rsidR="00000000" w:rsidRPr="00000000">
              <w:rPr>
                <w:rFonts w:ascii="Roboto" w:cs="Roboto" w:eastAsia="Roboto" w:hAnsi="Roboto"/>
                <w:sz w:val="20"/>
                <w:szCs w:val="20"/>
                <w:rtl w:val="0"/>
              </w:rPr>
              <w:t xml:space="preserve">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4">
            <w:pPr>
              <w:widowControl w:val="0"/>
              <w:rPr>
                <w:sz w:val="20"/>
                <w:szCs w:val="20"/>
              </w:rPr>
            </w:pPr>
            <w:sdt>
              <w:sdtPr>
                <w:id w:val="-136224933"/>
                <w:tag w:val="goog_rdk_81"/>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5">
            <w:pPr>
              <w:widowControl w:val="0"/>
              <w:rPr>
                <w:sz w:val="20"/>
                <w:szCs w:val="20"/>
              </w:rPr>
            </w:pPr>
            <w:r w:rsidDel="00000000" w:rsidR="00000000" w:rsidRPr="00000000">
              <w:rPr>
                <w:rFonts w:ascii="Roboto" w:cs="Roboto" w:eastAsia="Roboto" w:hAnsi="Roboto"/>
                <w:sz w:val="20"/>
                <w:szCs w:val="20"/>
                <w:rtl w:val="0"/>
              </w:rPr>
              <w:t xml:space="preserve">F0 Needs Asses</w:t>
            </w:r>
            <w:sdt>
              <w:sdtPr>
                <w:id w:val="586017921"/>
                <w:tag w:val="goog_rdk_82"/>
              </w:sdtPr>
              <w:sdtContent>
                <w:ins w:author="Parsons, Elizabeth L." w:id="29" w:date="2025-11-11T17:42:00Z">
                  <w:r w:rsidDel="00000000" w:rsidR="00000000" w:rsidRPr="00000000">
                    <w:rPr>
                      <w:rFonts w:ascii="Roboto" w:cs="Roboto" w:eastAsia="Roboto" w:hAnsi="Roboto"/>
                      <w:sz w:val="20"/>
                      <w:szCs w:val="20"/>
                      <w:rtl w:val="0"/>
                    </w:rPr>
                    <w:t xml:space="preserve">s</w:t>
                  </w:r>
                </w:ins>
              </w:sdtContent>
            </w:sdt>
            <w:r w:rsidDel="00000000" w:rsidR="00000000" w:rsidRPr="00000000">
              <w:rPr>
                <w:rFonts w:ascii="Roboto" w:cs="Roboto" w:eastAsia="Roboto" w:hAnsi="Roboto"/>
                <w:sz w:val="20"/>
                <w:szCs w:val="20"/>
                <w:rtl w:val="0"/>
              </w:rPr>
              <w:t xml:space="preserve">ment and Grant Allocation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rPr>
                <w:sz w:val="20"/>
                <w:szCs w:val="20"/>
              </w:rPr>
            </w:pPr>
            <w:r w:rsidDel="00000000" w:rsidR="00000000" w:rsidRPr="00000000">
              <w:rPr>
                <w:rFonts w:ascii="Roboto" w:cs="Roboto" w:eastAsia="Roboto" w:hAnsi="Roboto"/>
                <w:sz w:val="20"/>
                <w:szCs w:val="20"/>
                <w:rtl w:val="0"/>
              </w:rPr>
              <w:t xml:space="preserve">LCC Partner raising funding cycle (one-off, emergency, tranches)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jc w:val="center"/>
              <w:rPr>
                <w:sz w:val="20"/>
                <w:szCs w:val="20"/>
              </w:rPr>
            </w:pPr>
            <w:sdt>
              <w:sdtPr>
                <w:id w:val="806163137"/>
                <w:tag w:val="goog_rdk_8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A">
            <w:pPr>
              <w:widowControl w:val="0"/>
              <w:jc w:val="right"/>
              <w:rPr>
                <w:sz w:val="20"/>
                <w:szCs w:val="20"/>
              </w:rPr>
            </w:pPr>
            <w:r w:rsidDel="00000000" w:rsidR="00000000" w:rsidRPr="00000000">
              <w:rPr>
                <w:rFonts w:ascii="Roboto" w:cs="Roboto" w:eastAsia="Roboto" w:hAnsi="Roboto"/>
                <w:sz w:val="20"/>
                <w:szCs w:val="20"/>
                <w:rtl w:val="0"/>
              </w:rPr>
              <w:t xml:space="preserve">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B">
            <w:pPr>
              <w:widowControl w:val="0"/>
              <w:rPr>
                <w:sz w:val="20"/>
                <w:szCs w:val="20"/>
              </w:rPr>
            </w:pPr>
            <w:sdt>
              <w:sdtPr>
                <w:id w:val="223040541"/>
                <w:tag w:val="goog_rdk_84"/>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C">
            <w:pPr>
              <w:widowControl w:val="0"/>
              <w:rPr>
                <w:sz w:val="20"/>
                <w:szCs w:val="20"/>
              </w:rPr>
            </w:pPr>
            <w:r w:rsidDel="00000000" w:rsidR="00000000" w:rsidRPr="00000000">
              <w:rPr>
                <w:rFonts w:ascii="Roboto" w:cs="Roboto" w:eastAsia="Roboto" w:hAnsi="Roboto"/>
                <w:sz w:val="20"/>
                <w:szCs w:val="20"/>
                <w:rtl w:val="0"/>
              </w:rPr>
              <w:t xml:space="preserve">F0 Needs Asses</w:t>
            </w:r>
            <w:sdt>
              <w:sdtPr>
                <w:id w:val="-413125139"/>
                <w:tag w:val="goog_rdk_85"/>
              </w:sdtPr>
              <w:sdtContent>
                <w:ins w:author="Parsons, Elizabeth L." w:id="30" w:date="2025-11-11T17:42:00Z">
                  <w:r w:rsidDel="00000000" w:rsidR="00000000" w:rsidRPr="00000000">
                    <w:rPr>
                      <w:rFonts w:ascii="Roboto" w:cs="Roboto" w:eastAsia="Roboto" w:hAnsi="Roboto"/>
                      <w:sz w:val="20"/>
                      <w:szCs w:val="20"/>
                      <w:rtl w:val="0"/>
                    </w:rPr>
                    <w:t xml:space="preserve">s</w:t>
                  </w:r>
                </w:ins>
              </w:sdtContent>
            </w:sdt>
            <w:r w:rsidDel="00000000" w:rsidR="00000000" w:rsidRPr="00000000">
              <w:rPr>
                <w:rFonts w:ascii="Roboto" w:cs="Roboto" w:eastAsia="Roboto" w:hAnsi="Roboto"/>
                <w:sz w:val="20"/>
                <w:szCs w:val="20"/>
                <w:rtl w:val="0"/>
              </w:rPr>
              <w:t xml:space="preserve">ment and Grant Allocation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D">
            <w:pPr>
              <w:widowControl w:val="0"/>
              <w:rPr>
                <w:sz w:val="20"/>
                <w:szCs w:val="20"/>
              </w:rPr>
            </w:pPr>
            <w:r w:rsidDel="00000000" w:rsidR="00000000" w:rsidRPr="00000000">
              <w:rPr>
                <w:rFonts w:ascii="Roboto" w:cs="Roboto" w:eastAsia="Roboto" w:hAnsi="Roboto"/>
                <w:sz w:val="20"/>
                <w:szCs w:val="20"/>
                <w:rtl w:val="0"/>
              </w:rPr>
              <w:t xml:space="preserve">Allocation of funds across tranches and states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F">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0">
            <w:pPr>
              <w:widowControl w:val="0"/>
              <w:jc w:val="center"/>
              <w:rPr>
                <w:sz w:val="20"/>
                <w:szCs w:val="20"/>
              </w:rPr>
            </w:pPr>
            <w:sdt>
              <w:sdtPr>
                <w:id w:val="1752306758"/>
                <w:tag w:val="goog_rdk_8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jc w:val="right"/>
              <w:rPr>
                <w:sz w:val="20"/>
                <w:szCs w:val="20"/>
              </w:rPr>
            </w:pPr>
            <w:r w:rsidDel="00000000" w:rsidR="00000000" w:rsidRPr="00000000">
              <w:rPr>
                <w:rFonts w:ascii="Roboto" w:cs="Roboto" w:eastAsia="Roboto" w:hAnsi="Roboto"/>
                <w:sz w:val="20"/>
                <w:szCs w:val="20"/>
                <w:rtl w:val="0"/>
              </w:rPr>
              <w:t xml:space="preserve">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2">
            <w:pPr>
              <w:widowControl w:val="0"/>
              <w:rPr>
                <w:sz w:val="20"/>
                <w:szCs w:val="20"/>
              </w:rPr>
            </w:pPr>
            <w:sdt>
              <w:sdtPr>
                <w:id w:val="-1347448690"/>
                <w:tag w:val="goog_rdk_87"/>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3">
            <w:pPr>
              <w:widowControl w:val="0"/>
              <w:rPr>
                <w:sz w:val="20"/>
                <w:szCs w:val="20"/>
              </w:rPr>
            </w:pPr>
            <w:r w:rsidDel="00000000" w:rsidR="00000000" w:rsidRPr="00000000">
              <w:rPr>
                <w:rFonts w:ascii="Roboto" w:cs="Roboto" w:eastAsia="Roboto" w:hAnsi="Roboto"/>
                <w:sz w:val="20"/>
                <w:szCs w:val="20"/>
                <w:rtl w:val="0"/>
              </w:rPr>
              <w:t xml:space="preserve">F0 Needs Asses</w:t>
            </w:r>
            <w:sdt>
              <w:sdtPr>
                <w:id w:val="-1518350170"/>
                <w:tag w:val="goog_rdk_88"/>
              </w:sdtPr>
              <w:sdtContent>
                <w:ins w:author="Parsons, Elizabeth L." w:id="31" w:date="2025-11-11T17:42:00Z">
                  <w:r w:rsidDel="00000000" w:rsidR="00000000" w:rsidRPr="00000000">
                    <w:rPr>
                      <w:rFonts w:ascii="Roboto" w:cs="Roboto" w:eastAsia="Roboto" w:hAnsi="Roboto"/>
                      <w:sz w:val="20"/>
                      <w:szCs w:val="20"/>
                      <w:rtl w:val="0"/>
                    </w:rPr>
                    <w:t xml:space="preserve">s</w:t>
                  </w:r>
                </w:ins>
              </w:sdtContent>
            </w:sdt>
            <w:r w:rsidDel="00000000" w:rsidR="00000000" w:rsidRPr="00000000">
              <w:rPr>
                <w:rFonts w:ascii="Roboto" w:cs="Roboto" w:eastAsia="Roboto" w:hAnsi="Roboto"/>
                <w:sz w:val="20"/>
                <w:szCs w:val="20"/>
                <w:rtl w:val="0"/>
              </w:rPr>
              <w:t xml:space="preserve">ment and Grant Allocation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rPr>
                <w:sz w:val="20"/>
                <w:szCs w:val="20"/>
              </w:rPr>
            </w:pPr>
            <w:r w:rsidDel="00000000" w:rsidR="00000000" w:rsidRPr="00000000">
              <w:rPr>
                <w:rFonts w:ascii="Roboto" w:cs="Roboto" w:eastAsia="Roboto" w:hAnsi="Roboto"/>
                <w:sz w:val="20"/>
                <w:szCs w:val="20"/>
                <w:rtl w:val="0"/>
              </w:rPr>
              <w:t xml:space="preserve">Visibility of funds allocated, committed, pending, remaining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5">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6">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jc w:val="center"/>
              <w:rPr>
                <w:sz w:val="20"/>
                <w:szCs w:val="20"/>
              </w:rPr>
            </w:pPr>
            <w:sdt>
              <w:sdtPr>
                <w:id w:val="-1651322753"/>
                <w:tag w:val="goog_rdk_8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8">
            <w:pPr>
              <w:widowControl w:val="0"/>
              <w:jc w:val="right"/>
              <w:rPr>
                <w:sz w:val="20"/>
                <w:szCs w:val="20"/>
              </w:rPr>
            </w:pPr>
            <w:r w:rsidDel="00000000" w:rsidR="00000000" w:rsidRPr="00000000">
              <w:rPr>
                <w:rFonts w:ascii="Roboto" w:cs="Roboto" w:eastAsia="Roboto" w:hAnsi="Roboto"/>
                <w:sz w:val="20"/>
                <w:szCs w:val="20"/>
                <w:rtl w:val="0"/>
              </w:rPr>
              <w:t xml:space="preserve">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9">
            <w:pPr>
              <w:widowControl w:val="0"/>
              <w:rPr>
                <w:sz w:val="20"/>
                <w:szCs w:val="20"/>
              </w:rPr>
            </w:pPr>
            <w:sdt>
              <w:sdtPr>
                <w:id w:val="1298986482"/>
                <w:tag w:val="goog_rdk_90"/>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A">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B">
            <w:pPr>
              <w:widowControl w:val="0"/>
              <w:rPr>
                <w:sz w:val="20"/>
                <w:szCs w:val="20"/>
              </w:rPr>
            </w:pPr>
            <w:r w:rsidDel="00000000" w:rsidR="00000000" w:rsidRPr="00000000">
              <w:rPr>
                <w:rFonts w:ascii="Roboto" w:cs="Roboto" w:eastAsia="Roboto" w:hAnsi="Roboto"/>
                <w:sz w:val="20"/>
                <w:szCs w:val="20"/>
                <w:rtl w:val="0"/>
              </w:rPr>
              <w:t xml:space="preserve">Base and State ERR visibility of funds available to begin sending F1s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C">
            <w:pPr>
              <w:widowControl w:val="0"/>
              <w:jc w:val="center"/>
              <w:rPr>
                <w:sz w:val="20"/>
                <w:szCs w:val="20"/>
              </w:rPr>
            </w:pPr>
            <w:sdt>
              <w:sdtPr>
                <w:id w:val="-939738401"/>
                <w:tag w:val="goog_rdk_9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D">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E">
            <w:pPr>
              <w:widowControl w:val="0"/>
              <w:jc w:val="center"/>
              <w:rPr>
                <w:sz w:val="20"/>
                <w:szCs w:val="20"/>
              </w:rPr>
            </w:pPr>
            <w:sdt>
              <w:sdtPr>
                <w:id w:val="-536682655"/>
                <w:tag w:val="goog_rdk_9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F">
            <w:pPr>
              <w:widowControl w:val="0"/>
              <w:jc w:val="right"/>
              <w:rPr>
                <w:sz w:val="20"/>
                <w:szCs w:val="20"/>
              </w:rPr>
            </w:pPr>
            <w:r w:rsidDel="00000000" w:rsidR="00000000" w:rsidRPr="00000000">
              <w:rPr>
                <w:rFonts w:ascii="Roboto" w:cs="Roboto" w:eastAsia="Roboto" w:hAnsi="Roboto"/>
                <w:sz w:val="20"/>
                <w:szCs w:val="20"/>
                <w:rtl w:val="0"/>
              </w:rPr>
              <w:t xml:space="preserve">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0">
            <w:pPr>
              <w:widowControl w:val="0"/>
              <w:rPr>
                <w:sz w:val="20"/>
                <w:szCs w:val="20"/>
              </w:rPr>
            </w:pPr>
            <w:sdt>
              <w:sdtPr>
                <w:id w:val="2082083080"/>
                <w:tag w:val="goog_rdk_93"/>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1">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2">
            <w:pPr>
              <w:widowControl w:val="0"/>
              <w:rPr>
                <w:sz w:val="20"/>
                <w:szCs w:val="20"/>
              </w:rPr>
            </w:pPr>
            <w:r w:rsidDel="00000000" w:rsidR="00000000" w:rsidRPr="00000000">
              <w:rPr>
                <w:rFonts w:ascii="Roboto" w:cs="Roboto" w:eastAsia="Roboto" w:hAnsi="Roboto"/>
                <w:sz w:val="20"/>
                <w:szCs w:val="20"/>
                <w:rtl w:val="0"/>
              </w:rPr>
              <w:t xml:space="preserve">F1 Work Plan form submission using ERR App or MAP incl. OCR/AI processing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3">
            <w:pPr>
              <w:widowControl w:val="0"/>
              <w:jc w:val="center"/>
              <w:rPr>
                <w:sz w:val="20"/>
                <w:szCs w:val="20"/>
              </w:rPr>
            </w:pPr>
            <w:sdt>
              <w:sdtPr>
                <w:id w:val="1586727518"/>
                <w:tag w:val="goog_rdk_9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5">
            <w:pPr>
              <w:widowControl w:val="0"/>
              <w:jc w:val="center"/>
              <w:rPr>
                <w:sz w:val="20"/>
                <w:szCs w:val="20"/>
              </w:rPr>
            </w:pPr>
            <w:sdt>
              <w:sdtPr>
                <w:id w:val="724349168"/>
                <w:tag w:val="goog_rdk_9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6">
            <w:pPr>
              <w:widowControl w:val="0"/>
              <w:jc w:val="right"/>
              <w:rPr>
                <w:sz w:val="20"/>
                <w:szCs w:val="20"/>
              </w:rPr>
            </w:pPr>
            <w:r w:rsidDel="00000000" w:rsidR="00000000" w:rsidRPr="00000000">
              <w:rPr>
                <w:rFonts w:ascii="Roboto" w:cs="Roboto" w:eastAsia="Roboto" w:hAnsi="Roboto"/>
                <w:sz w:val="20"/>
                <w:szCs w:val="20"/>
                <w:rtl w:val="0"/>
              </w:rPr>
              <w:t xml:space="preserve">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7">
            <w:pPr>
              <w:widowControl w:val="0"/>
              <w:rPr>
                <w:sz w:val="20"/>
                <w:szCs w:val="20"/>
              </w:rPr>
            </w:pPr>
            <w:sdt>
              <w:sdtPr>
                <w:id w:val="1907658047"/>
                <w:tag w:val="goog_rdk_96"/>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8">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9">
            <w:pPr>
              <w:widowControl w:val="0"/>
              <w:rPr>
                <w:sz w:val="20"/>
                <w:szCs w:val="20"/>
              </w:rPr>
            </w:pPr>
            <w:r w:rsidDel="00000000" w:rsidR="00000000" w:rsidRPr="00000000">
              <w:rPr>
                <w:rFonts w:ascii="Roboto" w:cs="Roboto" w:eastAsia="Roboto" w:hAnsi="Roboto"/>
                <w:sz w:val="20"/>
                <w:szCs w:val="20"/>
                <w:rtl w:val="0"/>
              </w:rPr>
              <w:t xml:space="preserve">F1 form visible to State and editable with feedback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A">
            <w:pPr>
              <w:widowControl w:val="0"/>
              <w:jc w:val="center"/>
              <w:rPr>
                <w:sz w:val="20"/>
                <w:szCs w:val="20"/>
              </w:rPr>
            </w:pPr>
            <w:sdt>
              <w:sdtPr>
                <w:id w:val="1163775283"/>
                <w:tag w:val="goog_rdk_9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B">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C">
            <w:pPr>
              <w:widowControl w:val="0"/>
              <w:jc w:val="center"/>
              <w:rPr>
                <w:sz w:val="20"/>
                <w:szCs w:val="20"/>
              </w:rPr>
            </w:pPr>
            <w:sdt>
              <w:sdtPr>
                <w:id w:val="1596343312"/>
                <w:tag w:val="goog_rdk_9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D">
            <w:pPr>
              <w:widowControl w:val="0"/>
              <w:jc w:val="right"/>
              <w:rPr>
                <w:sz w:val="20"/>
                <w:szCs w:val="20"/>
              </w:rPr>
            </w:pPr>
            <w:r w:rsidDel="00000000" w:rsidR="00000000" w:rsidRPr="00000000">
              <w:rPr>
                <w:rFonts w:ascii="Roboto" w:cs="Roboto" w:eastAsia="Roboto" w:hAnsi="Roboto"/>
                <w:sz w:val="20"/>
                <w:szCs w:val="20"/>
                <w:rtl w:val="0"/>
              </w:rPr>
              <w:t xml:space="preserve">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E">
            <w:pPr>
              <w:widowControl w:val="0"/>
              <w:rPr>
                <w:sz w:val="20"/>
                <w:szCs w:val="20"/>
              </w:rPr>
            </w:pPr>
            <w:sdt>
              <w:sdtPr>
                <w:id w:val="-388280817"/>
                <w:tag w:val="goog_rdk_99"/>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F">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rPr>
                <w:sz w:val="20"/>
                <w:szCs w:val="20"/>
              </w:rPr>
            </w:pPr>
            <w:r w:rsidDel="00000000" w:rsidR="00000000" w:rsidRPr="00000000">
              <w:rPr>
                <w:rFonts w:ascii="Roboto" w:cs="Roboto" w:eastAsia="Roboto" w:hAnsi="Roboto"/>
                <w:sz w:val="20"/>
                <w:szCs w:val="20"/>
                <w:rtl w:val="0"/>
              </w:rPr>
              <w:t xml:space="preserve">Feedback thread and edit history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1">
            <w:pPr>
              <w:widowControl w:val="0"/>
              <w:jc w:val="center"/>
              <w:rPr>
                <w:sz w:val="20"/>
                <w:szCs w:val="20"/>
              </w:rPr>
            </w:pPr>
            <w:sdt>
              <w:sdtPr>
                <w:id w:val="2049665872"/>
                <w:tag w:val="goog_rdk_10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2">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3">
            <w:pPr>
              <w:widowControl w:val="0"/>
              <w:jc w:val="center"/>
              <w:rPr>
                <w:sz w:val="20"/>
                <w:szCs w:val="20"/>
              </w:rPr>
            </w:pPr>
            <w:sdt>
              <w:sdtPr>
                <w:id w:val="1698803986"/>
                <w:tag w:val="goog_rdk_10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4">
            <w:pPr>
              <w:widowControl w:val="0"/>
              <w:jc w:val="right"/>
              <w:rPr>
                <w:sz w:val="20"/>
                <w:szCs w:val="20"/>
              </w:rPr>
            </w:pPr>
            <w:r w:rsidDel="00000000" w:rsidR="00000000" w:rsidRPr="00000000">
              <w:rPr>
                <w:rFonts w:ascii="Roboto" w:cs="Roboto" w:eastAsia="Roboto" w:hAnsi="Roboto"/>
                <w:sz w:val="20"/>
                <w:szCs w:val="20"/>
                <w:rtl w:val="0"/>
              </w:rPr>
              <w:t xml:space="preserve">10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5">
            <w:pPr>
              <w:widowControl w:val="0"/>
              <w:rPr>
                <w:sz w:val="20"/>
                <w:szCs w:val="20"/>
              </w:rPr>
            </w:pPr>
            <w:sdt>
              <w:sdtPr>
                <w:id w:val="-1675323623"/>
                <w:tag w:val="goog_rdk_102"/>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6">
            <w:pPr>
              <w:widowControl w:val="0"/>
              <w:rPr>
                <w:sz w:val="20"/>
                <w:szCs w:val="20"/>
              </w:rPr>
            </w:pPr>
            <w:r w:rsidDel="00000000" w:rsidR="00000000" w:rsidRPr="00000000">
              <w:rPr>
                <w:rFonts w:ascii="Roboto" w:cs="Roboto" w:eastAsia="Roboto" w:hAnsi="Roboto"/>
                <w:sz w:val="20"/>
                <w:szCs w:val="20"/>
                <w:rtl w:val="0"/>
              </w:rPr>
              <w:t xml:space="preserve">F1 Upload and Submission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7">
            <w:pPr>
              <w:widowControl w:val="0"/>
              <w:rPr>
                <w:sz w:val="20"/>
                <w:szCs w:val="20"/>
              </w:rPr>
            </w:pPr>
            <w:r w:rsidDel="00000000" w:rsidR="00000000" w:rsidRPr="00000000">
              <w:rPr>
                <w:rFonts w:ascii="Roboto" w:cs="Roboto" w:eastAsia="Roboto" w:hAnsi="Roboto"/>
                <w:sz w:val="20"/>
                <w:szCs w:val="20"/>
                <w:rtl w:val="0"/>
              </w:rPr>
              <w:t xml:space="preserve">Pre-assign F1s to grants before F2 approvals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8">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9">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A">
            <w:pPr>
              <w:widowControl w:val="0"/>
              <w:jc w:val="center"/>
              <w:rPr>
                <w:sz w:val="20"/>
                <w:szCs w:val="20"/>
              </w:rPr>
            </w:pPr>
            <w:sdt>
              <w:sdtPr>
                <w:id w:val="-2120943848"/>
                <w:tag w:val="goog_rdk_10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jc w:val="right"/>
              <w:rPr>
                <w:sz w:val="20"/>
                <w:szCs w:val="20"/>
              </w:rPr>
            </w:pPr>
            <w:r w:rsidDel="00000000" w:rsidR="00000000" w:rsidRPr="00000000">
              <w:rPr>
                <w:rFonts w:ascii="Roboto" w:cs="Roboto" w:eastAsia="Roboto" w:hAnsi="Roboto"/>
                <w:sz w:val="20"/>
                <w:szCs w:val="20"/>
                <w:rtl w:val="0"/>
              </w:rPr>
              <w:t xml:space="preserve">11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C">
            <w:pPr>
              <w:widowControl w:val="0"/>
              <w:rPr>
                <w:sz w:val="20"/>
                <w:szCs w:val="20"/>
              </w:rPr>
            </w:pPr>
            <w:sdt>
              <w:sdtPr>
                <w:id w:val="2022064009"/>
                <w:tag w:val="goog_rdk_104"/>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D">
            <w:pPr>
              <w:widowControl w:val="0"/>
              <w:rPr>
                <w:sz w:val="20"/>
                <w:szCs w:val="20"/>
              </w:rPr>
            </w:pPr>
            <w:r w:rsidDel="00000000" w:rsidR="00000000" w:rsidRPr="00000000">
              <w:rPr>
                <w:rFonts w:ascii="Roboto" w:cs="Roboto" w:eastAsia="Roboto" w:hAnsi="Roboto"/>
                <w:sz w:val="20"/>
                <w:szCs w:val="20"/>
                <w:rtl w:val="0"/>
              </w:rPr>
              <w:t xml:space="preserve">F2 Selection and Approvals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rPr>
                <w:sz w:val="20"/>
                <w:szCs w:val="20"/>
              </w:rPr>
            </w:pPr>
            <w:r w:rsidDel="00000000" w:rsidR="00000000" w:rsidRPr="00000000">
              <w:rPr>
                <w:rFonts w:ascii="Roboto" w:cs="Roboto" w:eastAsia="Roboto" w:hAnsi="Roboto"/>
                <w:sz w:val="20"/>
                <w:szCs w:val="20"/>
                <w:rtl w:val="0"/>
              </w:rPr>
              <w:t xml:space="preserve">Upload F2 approvals to F1 projects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F">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0">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1">
            <w:pPr>
              <w:widowControl w:val="0"/>
              <w:jc w:val="center"/>
              <w:rPr>
                <w:sz w:val="20"/>
                <w:szCs w:val="20"/>
              </w:rPr>
            </w:pPr>
            <w:sdt>
              <w:sdtPr>
                <w:id w:val="2082503025"/>
                <w:tag w:val="goog_rdk_10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2">
            <w:pPr>
              <w:widowControl w:val="0"/>
              <w:jc w:val="right"/>
              <w:rPr>
                <w:sz w:val="20"/>
                <w:szCs w:val="20"/>
              </w:rPr>
            </w:pPr>
            <w:r w:rsidDel="00000000" w:rsidR="00000000" w:rsidRPr="00000000">
              <w:rPr>
                <w:rFonts w:ascii="Roboto" w:cs="Roboto" w:eastAsia="Roboto" w:hAnsi="Roboto"/>
                <w:sz w:val="20"/>
                <w:szCs w:val="20"/>
                <w:rtl w:val="0"/>
              </w:rPr>
              <w:t xml:space="preserve">12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3">
            <w:pPr>
              <w:widowControl w:val="0"/>
              <w:rPr>
                <w:sz w:val="20"/>
                <w:szCs w:val="20"/>
              </w:rPr>
            </w:pPr>
            <w:sdt>
              <w:sdtPr>
                <w:id w:val="762795095"/>
                <w:tag w:val="goog_rdk_106"/>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4">
            <w:pPr>
              <w:widowControl w:val="0"/>
              <w:rPr>
                <w:sz w:val="20"/>
                <w:szCs w:val="20"/>
              </w:rPr>
            </w:pPr>
            <w:r w:rsidDel="00000000" w:rsidR="00000000" w:rsidRPr="00000000">
              <w:rPr>
                <w:rFonts w:ascii="Roboto" w:cs="Roboto" w:eastAsia="Roboto" w:hAnsi="Roboto"/>
                <w:sz w:val="20"/>
                <w:szCs w:val="20"/>
                <w:rtl w:val="0"/>
              </w:rPr>
              <w:t xml:space="preserve">F2 Selection and Approvals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5">
            <w:pPr>
              <w:widowControl w:val="0"/>
              <w:rPr>
                <w:sz w:val="20"/>
                <w:szCs w:val="20"/>
              </w:rPr>
            </w:pPr>
            <w:r w:rsidDel="00000000" w:rsidR="00000000" w:rsidRPr="00000000">
              <w:rPr>
                <w:rFonts w:ascii="Roboto" w:cs="Roboto" w:eastAsia="Roboto" w:hAnsi="Roboto"/>
                <w:sz w:val="20"/>
                <w:szCs w:val="20"/>
                <w:rtl w:val="0"/>
              </w:rPr>
              <w:t xml:space="preserve">Assign or re</w:t>
            </w:r>
            <w:sdt>
              <w:sdtPr>
                <w:id w:val="952023076"/>
                <w:tag w:val="goog_rdk_107"/>
              </w:sdtPr>
              <w:sdtContent>
                <w:del w:author="Parsons, Elizabeth L." w:id="32" w:date="2025-11-11T17:43:00Z">
                  <w:r w:rsidDel="00000000" w:rsidR="00000000" w:rsidRPr="00000000">
                    <w:rPr>
                      <w:rFonts w:ascii="Roboto" w:cs="Roboto" w:eastAsia="Roboto" w:hAnsi="Roboto"/>
                      <w:sz w:val="20"/>
                      <w:szCs w:val="20"/>
                      <w:rtl w:val="0"/>
                    </w:rPr>
                    <w:delText xml:space="preserve">s</w:delText>
                  </w:r>
                </w:del>
              </w:sdtContent>
            </w:sdt>
            <w:r w:rsidDel="00000000" w:rsidR="00000000" w:rsidRPr="00000000">
              <w:rPr>
                <w:rFonts w:ascii="Roboto" w:cs="Roboto" w:eastAsia="Roboto" w:hAnsi="Roboto"/>
                <w:sz w:val="20"/>
                <w:szCs w:val="20"/>
                <w:rtl w:val="0"/>
              </w:rPr>
              <w:t xml:space="preserve">assign F1s to states, grant calls, and cycles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6">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7">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8">
            <w:pPr>
              <w:widowControl w:val="0"/>
              <w:jc w:val="center"/>
              <w:rPr>
                <w:sz w:val="20"/>
                <w:szCs w:val="20"/>
              </w:rPr>
            </w:pPr>
            <w:sdt>
              <w:sdtPr>
                <w:id w:val="1691453729"/>
                <w:tag w:val="goog_rdk_10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9">
            <w:pPr>
              <w:widowControl w:val="0"/>
              <w:jc w:val="right"/>
              <w:rPr>
                <w:sz w:val="20"/>
                <w:szCs w:val="20"/>
              </w:rPr>
            </w:pPr>
            <w:r w:rsidDel="00000000" w:rsidR="00000000" w:rsidRPr="00000000">
              <w:rPr>
                <w:rFonts w:ascii="Roboto" w:cs="Roboto" w:eastAsia="Roboto" w:hAnsi="Roboto"/>
                <w:sz w:val="20"/>
                <w:szCs w:val="20"/>
                <w:rtl w:val="0"/>
              </w:rPr>
              <w:t xml:space="preserve">13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A">
            <w:pPr>
              <w:widowControl w:val="0"/>
              <w:rPr>
                <w:sz w:val="20"/>
                <w:szCs w:val="20"/>
              </w:rPr>
            </w:pPr>
            <w:sdt>
              <w:sdtPr>
                <w:id w:val="-1333299619"/>
                <w:tag w:val="goog_rdk_109"/>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B">
            <w:pPr>
              <w:widowControl w:val="0"/>
              <w:rPr>
                <w:sz w:val="20"/>
                <w:szCs w:val="20"/>
              </w:rPr>
            </w:pPr>
            <w:r w:rsidDel="00000000" w:rsidR="00000000" w:rsidRPr="00000000">
              <w:rPr>
                <w:rFonts w:ascii="Roboto" w:cs="Roboto" w:eastAsia="Roboto" w:hAnsi="Roboto"/>
                <w:sz w:val="20"/>
                <w:szCs w:val="20"/>
                <w:rtl w:val="0"/>
              </w:rPr>
              <w:t xml:space="preserve">F3 MOU</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C">
            <w:pPr>
              <w:widowControl w:val="0"/>
              <w:rPr>
                <w:sz w:val="20"/>
                <w:szCs w:val="20"/>
              </w:rPr>
            </w:pPr>
            <w:r w:rsidDel="00000000" w:rsidR="00000000" w:rsidRPr="00000000">
              <w:rPr>
                <w:rFonts w:ascii="Roboto" w:cs="Roboto" w:eastAsia="Roboto" w:hAnsi="Roboto"/>
                <w:sz w:val="20"/>
                <w:szCs w:val="20"/>
                <w:rtl w:val="0"/>
              </w:rPr>
              <w:t xml:space="preserve">Auto-generate MOU from approved F1/F2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D">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F">
            <w:pPr>
              <w:widowControl w:val="0"/>
              <w:jc w:val="center"/>
              <w:rPr>
                <w:sz w:val="20"/>
                <w:szCs w:val="20"/>
              </w:rPr>
            </w:pPr>
            <w:sdt>
              <w:sdtPr>
                <w:id w:val="1058788495"/>
                <w:tag w:val="goog_rdk_1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0">
            <w:pPr>
              <w:widowControl w:val="0"/>
              <w:jc w:val="right"/>
              <w:rPr>
                <w:sz w:val="20"/>
                <w:szCs w:val="20"/>
              </w:rPr>
            </w:pPr>
            <w:r w:rsidDel="00000000" w:rsidR="00000000" w:rsidRPr="00000000">
              <w:rPr>
                <w:rFonts w:ascii="Roboto" w:cs="Roboto" w:eastAsia="Roboto" w:hAnsi="Roboto"/>
                <w:sz w:val="20"/>
                <w:szCs w:val="20"/>
                <w:rtl w:val="0"/>
              </w:rPr>
              <w:t xml:space="preserve">14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1">
            <w:pPr>
              <w:widowControl w:val="0"/>
              <w:rPr>
                <w:sz w:val="20"/>
                <w:szCs w:val="20"/>
              </w:rPr>
            </w:pPr>
            <w:sdt>
              <w:sdtPr>
                <w:id w:val="-1225542454"/>
                <w:tag w:val="goog_rdk_111"/>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2">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3">
            <w:pPr>
              <w:widowControl w:val="0"/>
              <w:rPr>
                <w:sz w:val="20"/>
                <w:szCs w:val="20"/>
              </w:rPr>
            </w:pPr>
            <w:r w:rsidDel="00000000" w:rsidR="00000000" w:rsidRPr="00000000">
              <w:rPr>
                <w:rFonts w:ascii="Roboto" w:cs="Roboto" w:eastAsia="Roboto" w:hAnsi="Roboto"/>
                <w:sz w:val="20"/>
                <w:szCs w:val="20"/>
                <w:rtl w:val="0"/>
              </w:rPr>
              <w:t xml:space="preserve">Final F4/F5 submission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4">
            <w:pPr>
              <w:widowControl w:val="0"/>
              <w:jc w:val="center"/>
              <w:rPr>
                <w:sz w:val="20"/>
                <w:szCs w:val="20"/>
              </w:rPr>
            </w:pPr>
            <w:sdt>
              <w:sdtPr>
                <w:id w:val="1588252820"/>
                <w:tag w:val="goog_rdk_1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5">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6">
            <w:pPr>
              <w:widowControl w:val="0"/>
              <w:jc w:val="center"/>
              <w:rPr>
                <w:sz w:val="20"/>
                <w:szCs w:val="20"/>
              </w:rPr>
            </w:pPr>
            <w:sdt>
              <w:sdtPr>
                <w:id w:val="-1586731654"/>
                <w:tag w:val="goog_rdk_1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7">
            <w:pPr>
              <w:widowControl w:val="0"/>
              <w:jc w:val="right"/>
              <w:rPr>
                <w:sz w:val="20"/>
                <w:szCs w:val="20"/>
              </w:rPr>
            </w:pPr>
            <w:r w:rsidDel="00000000" w:rsidR="00000000" w:rsidRPr="00000000">
              <w:rPr>
                <w:rFonts w:ascii="Roboto" w:cs="Roboto" w:eastAsia="Roboto" w:hAnsi="Roboto"/>
                <w:sz w:val="20"/>
                <w:szCs w:val="20"/>
                <w:rtl w:val="0"/>
              </w:rPr>
              <w:t xml:space="preserve">15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8">
            <w:pPr>
              <w:widowControl w:val="0"/>
              <w:rPr>
                <w:sz w:val="20"/>
                <w:szCs w:val="20"/>
              </w:rPr>
            </w:pPr>
            <w:sdt>
              <w:sdtPr>
                <w:id w:val="-208014729"/>
                <w:tag w:val="goog_rdk_114"/>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9">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A">
            <w:pPr>
              <w:widowControl w:val="0"/>
              <w:rPr>
                <w:sz w:val="20"/>
                <w:szCs w:val="20"/>
              </w:rPr>
            </w:pPr>
            <w:r w:rsidDel="00000000" w:rsidR="00000000" w:rsidRPr="00000000">
              <w:rPr>
                <w:rFonts w:ascii="Roboto" w:cs="Roboto" w:eastAsia="Roboto" w:hAnsi="Roboto"/>
                <w:sz w:val="20"/>
                <w:szCs w:val="20"/>
                <w:rtl w:val="0"/>
              </w:rPr>
              <w:t xml:space="preserve">Structured F4/F5 form storage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B">
            <w:pPr>
              <w:widowControl w:val="0"/>
              <w:jc w:val="center"/>
              <w:rPr>
                <w:sz w:val="20"/>
                <w:szCs w:val="20"/>
              </w:rPr>
            </w:pPr>
            <w:sdt>
              <w:sdtPr>
                <w:id w:val="2016535864"/>
                <w:tag w:val="goog_rdk_1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widowControl w:val="0"/>
              <w:jc w:val="center"/>
              <w:rPr>
                <w:sz w:val="20"/>
                <w:szCs w:val="20"/>
              </w:rPr>
            </w:pPr>
            <w:sdt>
              <w:sdtPr>
                <w:id w:val="218877164"/>
                <w:tag w:val="goog_rdk_1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E">
            <w:pPr>
              <w:widowControl w:val="0"/>
              <w:jc w:val="right"/>
              <w:rPr>
                <w:sz w:val="20"/>
                <w:szCs w:val="20"/>
              </w:rPr>
            </w:pPr>
            <w:r w:rsidDel="00000000" w:rsidR="00000000" w:rsidRPr="00000000">
              <w:rPr>
                <w:rFonts w:ascii="Roboto" w:cs="Roboto" w:eastAsia="Roboto" w:hAnsi="Roboto"/>
                <w:sz w:val="20"/>
                <w:szCs w:val="20"/>
                <w:rtl w:val="0"/>
              </w:rPr>
              <w:t xml:space="preserve">16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F">
            <w:pPr>
              <w:widowControl w:val="0"/>
              <w:rPr>
                <w:sz w:val="20"/>
                <w:szCs w:val="20"/>
              </w:rPr>
            </w:pPr>
            <w:sdt>
              <w:sdtPr>
                <w:id w:val="-1881696889"/>
                <w:tag w:val="goog_rdk_117"/>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0">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1">
            <w:pPr>
              <w:widowControl w:val="0"/>
              <w:rPr>
                <w:sz w:val="20"/>
                <w:szCs w:val="20"/>
              </w:rPr>
            </w:pPr>
            <w:r w:rsidDel="00000000" w:rsidR="00000000" w:rsidRPr="00000000">
              <w:rPr>
                <w:rFonts w:ascii="Roboto" w:cs="Roboto" w:eastAsia="Roboto" w:hAnsi="Roboto"/>
                <w:sz w:val="20"/>
                <w:szCs w:val="20"/>
                <w:rtl w:val="0"/>
              </w:rPr>
              <w:t xml:space="preserve">Project tracker and viewer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2">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3">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4">
            <w:pPr>
              <w:widowControl w:val="0"/>
              <w:jc w:val="center"/>
              <w:rPr>
                <w:sz w:val="20"/>
                <w:szCs w:val="20"/>
              </w:rPr>
            </w:pPr>
            <w:sdt>
              <w:sdtPr>
                <w:id w:val="-1873881949"/>
                <w:tag w:val="goog_rdk_1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5">
            <w:pPr>
              <w:widowControl w:val="0"/>
              <w:jc w:val="right"/>
              <w:rPr>
                <w:sz w:val="20"/>
                <w:szCs w:val="20"/>
              </w:rPr>
            </w:pPr>
            <w:r w:rsidDel="00000000" w:rsidR="00000000" w:rsidRPr="00000000">
              <w:rPr>
                <w:rFonts w:ascii="Roboto" w:cs="Roboto" w:eastAsia="Roboto" w:hAnsi="Roboto"/>
                <w:sz w:val="20"/>
                <w:szCs w:val="20"/>
                <w:rtl w:val="0"/>
              </w:rPr>
              <w:t xml:space="preserve">17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6">
            <w:pPr>
              <w:widowControl w:val="0"/>
              <w:rPr>
                <w:sz w:val="20"/>
                <w:szCs w:val="20"/>
              </w:rPr>
            </w:pPr>
            <w:sdt>
              <w:sdtPr>
                <w:id w:val="-764402418"/>
                <w:tag w:val="goog_rdk_119"/>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7">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8">
            <w:pPr>
              <w:widowControl w:val="0"/>
              <w:rPr>
                <w:sz w:val="20"/>
                <w:szCs w:val="20"/>
              </w:rPr>
            </w:pPr>
            <w:r w:rsidDel="00000000" w:rsidR="00000000" w:rsidRPr="00000000">
              <w:rPr>
                <w:rFonts w:ascii="Roboto" w:cs="Roboto" w:eastAsia="Roboto" w:hAnsi="Roboto"/>
                <w:sz w:val="20"/>
                <w:szCs w:val="20"/>
                <w:rtl w:val="0"/>
              </w:rPr>
              <w:t xml:space="preserve">Disguise app as calculator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9">
            <w:pPr>
              <w:widowControl w:val="0"/>
              <w:jc w:val="center"/>
              <w:rPr>
                <w:sz w:val="20"/>
                <w:szCs w:val="20"/>
              </w:rPr>
            </w:pPr>
            <w:sdt>
              <w:sdtPr>
                <w:id w:val="-1637395477"/>
                <w:tag w:val="goog_rdk_1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A">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B">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C">
            <w:pPr>
              <w:widowControl w:val="0"/>
              <w:jc w:val="right"/>
              <w:rPr>
                <w:sz w:val="20"/>
                <w:szCs w:val="20"/>
              </w:rPr>
            </w:pPr>
            <w:r w:rsidDel="00000000" w:rsidR="00000000" w:rsidRPr="00000000">
              <w:rPr>
                <w:rFonts w:ascii="Roboto" w:cs="Roboto" w:eastAsia="Roboto" w:hAnsi="Roboto"/>
                <w:sz w:val="20"/>
                <w:szCs w:val="20"/>
                <w:rtl w:val="0"/>
              </w:rPr>
              <w:t xml:space="preserve">18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D">
            <w:pPr>
              <w:widowControl w:val="0"/>
              <w:rPr>
                <w:sz w:val="20"/>
                <w:szCs w:val="20"/>
              </w:rPr>
            </w:pPr>
            <w:sdt>
              <w:sdtPr>
                <w:id w:val="2084331308"/>
                <w:tag w:val="goog_rdk_121"/>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E">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F">
            <w:pPr>
              <w:widowControl w:val="0"/>
              <w:rPr>
                <w:sz w:val="20"/>
                <w:szCs w:val="20"/>
              </w:rPr>
            </w:pPr>
            <w:r w:rsidDel="00000000" w:rsidR="00000000" w:rsidRPr="00000000">
              <w:rPr>
                <w:rFonts w:ascii="Roboto" w:cs="Roboto" w:eastAsia="Roboto" w:hAnsi="Roboto"/>
                <w:sz w:val="20"/>
                <w:szCs w:val="20"/>
                <w:rtl w:val="0"/>
              </w:rPr>
              <w:t xml:space="preserve">ERR Registration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0">
            <w:pPr>
              <w:widowControl w:val="0"/>
              <w:jc w:val="center"/>
              <w:rPr>
                <w:sz w:val="20"/>
                <w:szCs w:val="20"/>
              </w:rPr>
            </w:pPr>
            <w:sdt>
              <w:sdtPr>
                <w:id w:val="1800833331"/>
                <w:tag w:val="goog_rdk_1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1">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2">
            <w:pPr>
              <w:widowControl w:val="0"/>
              <w:jc w:val="center"/>
              <w:rPr>
                <w:sz w:val="20"/>
                <w:szCs w:val="20"/>
              </w:rPr>
            </w:pPr>
            <w:sdt>
              <w:sdtPr>
                <w:id w:val="-1703439638"/>
                <w:tag w:val="goog_rdk_1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3">
            <w:pPr>
              <w:widowControl w:val="0"/>
              <w:jc w:val="right"/>
              <w:rPr>
                <w:sz w:val="20"/>
                <w:szCs w:val="20"/>
              </w:rPr>
            </w:pPr>
            <w:r w:rsidDel="00000000" w:rsidR="00000000" w:rsidRPr="00000000">
              <w:rPr>
                <w:rFonts w:ascii="Roboto" w:cs="Roboto" w:eastAsia="Roboto" w:hAnsi="Roboto"/>
                <w:sz w:val="20"/>
                <w:szCs w:val="20"/>
                <w:rtl w:val="0"/>
              </w:rPr>
              <w:t xml:space="preserve">19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4">
            <w:pPr>
              <w:widowControl w:val="0"/>
              <w:rPr>
                <w:sz w:val="20"/>
                <w:szCs w:val="20"/>
              </w:rPr>
            </w:pPr>
            <w:sdt>
              <w:sdtPr>
                <w:id w:val="1401036235"/>
                <w:tag w:val="goog_rdk_124"/>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5">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6">
            <w:pPr>
              <w:widowControl w:val="0"/>
              <w:rPr>
                <w:sz w:val="20"/>
                <w:szCs w:val="20"/>
              </w:rPr>
            </w:pPr>
            <w:r w:rsidDel="00000000" w:rsidR="00000000" w:rsidRPr="00000000">
              <w:rPr>
                <w:rFonts w:ascii="Roboto" w:cs="Roboto" w:eastAsia="Roboto" w:hAnsi="Roboto"/>
                <w:sz w:val="20"/>
                <w:szCs w:val="20"/>
                <w:rtl w:val="0"/>
              </w:rPr>
              <w:t xml:space="preserve">User Registration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7">
            <w:pPr>
              <w:widowControl w:val="0"/>
              <w:jc w:val="center"/>
              <w:rPr>
                <w:sz w:val="20"/>
                <w:szCs w:val="20"/>
              </w:rPr>
            </w:pPr>
            <w:sdt>
              <w:sdtPr>
                <w:id w:val="-2131105457"/>
                <w:tag w:val="goog_rdk_12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8">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9">
            <w:pPr>
              <w:widowControl w:val="0"/>
              <w:jc w:val="center"/>
              <w:rPr>
                <w:sz w:val="20"/>
                <w:szCs w:val="20"/>
              </w:rPr>
            </w:pPr>
            <w:sdt>
              <w:sdtPr>
                <w:id w:val="-2111934643"/>
                <w:tag w:val="goog_rdk_12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A">
            <w:pPr>
              <w:widowControl w:val="0"/>
              <w:jc w:val="right"/>
              <w:rPr>
                <w:sz w:val="20"/>
                <w:szCs w:val="20"/>
              </w:rPr>
            </w:pPr>
            <w:r w:rsidDel="00000000" w:rsidR="00000000" w:rsidRPr="00000000">
              <w:rPr>
                <w:rFonts w:ascii="Roboto" w:cs="Roboto" w:eastAsia="Roboto" w:hAnsi="Roboto"/>
                <w:sz w:val="20"/>
                <w:szCs w:val="20"/>
                <w:rtl w:val="0"/>
              </w:rPr>
              <w:t xml:space="preserve">20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B">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C">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D">
            <w:pPr>
              <w:widowControl w:val="0"/>
              <w:rPr>
                <w:sz w:val="20"/>
                <w:szCs w:val="20"/>
              </w:rPr>
            </w:pPr>
            <w:r w:rsidDel="00000000" w:rsidR="00000000" w:rsidRPr="00000000">
              <w:rPr>
                <w:rFonts w:ascii="Roboto" w:cs="Roboto" w:eastAsia="Roboto" w:hAnsi="Roboto"/>
                <w:sz w:val="20"/>
                <w:szCs w:val="20"/>
                <w:rtl w:val="0"/>
              </w:rPr>
              <w:t xml:space="preserve">Dashboard: F-System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E">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F">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0">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1">
            <w:pPr>
              <w:widowControl w:val="0"/>
              <w:jc w:val="right"/>
              <w:rPr>
                <w:sz w:val="20"/>
                <w:szCs w:val="20"/>
              </w:rPr>
            </w:pPr>
            <w:r w:rsidDel="00000000" w:rsidR="00000000" w:rsidRPr="00000000">
              <w:rPr>
                <w:rFonts w:ascii="Roboto" w:cs="Roboto" w:eastAsia="Roboto" w:hAnsi="Roboto"/>
                <w:sz w:val="20"/>
                <w:szCs w:val="20"/>
                <w:rtl w:val="0"/>
              </w:rPr>
              <w:t xml:space="preserve">21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2">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3">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4">
            <w:pPr>
              <w:widowControl w:val="0"/>
              <w:rPr>
                <w:sz w:val="20"/>
                <w:szCs w:val="20"/>
              </w:rPr>
            </w:pPr>
            <w:r w:rsidDel="00000000" w:rsidR="00000000" w:rsidRPr="00000000">
              <w:rPr>
                <w:rFonts w:ascii="Roboto" w:cs="Roboto" w:eastAsia="Roboto" w:hAnsi="Roboto"/>
                <w:sz w:val="20"/>
                <w:szCs w:val="20"/>
                <w:rtl w:val="0"/>
              </w:rPr>
              <w:t xml:space="preserve">Dashboard: P2H Grants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5">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6">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7">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8">
            <w:pPr>
              <w:widowControl w:val="0"/>
              <w:jc w:val="right"/>
              <w:rPr>
                <w:sz w:val="20"/>
                <w:szCs w:val="20"/>
              </w:rPr>
            </w:pPr>
            <w:r w:rsidDel="00000000" w:rsidR="00000000" w:rsidRPr="00000000">
              <w:rPr>
                <w:rFonts w:ascii="Roboto" w:cs="Roboto" w:eastAsia="Roboto" w:hAnsi="Roboto"/>
                <w:sz w:val="20"/>
                <w:szCs w:val="20"/>
                <w:rtl w:val="0"/>
              </w:rPr>
              <w:t xml:space="preserve">22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9">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A">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B">
            <w:pPr>
              <w:widowControl w:val="0"/>
              <w:rPr>
                <w:sz w:val="20"/>
                <w:szCs w:val="20"/>
              </w:rPr>
            </w:pPr>
            <w:r w:rsidDel="00000000" w:rsidR="00000000" w:rsidRPr="00000000">
              <w:rPr>
                <w:rFonts w:ascii="Roboto" w:cs="Roboto" w:eastAsia="Roboto" w:hAnsi="Roboto"/>
                <w:sz w:val="20"/>
                <w:szCs w:val="20"/>
                <w:rtl w:val="0"/>
              </w:rPr>
              <w:t xml:space="preserve">Dashboard for weekly LCC decision support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C">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D">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E">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F">
            <w:pPr>
              <w:widowControl w:val="0"/>
              <w:jc w:val="right"/>
              <w:rPr>
                <w:sz w:val="20"/>
                <w:szCs w:val="20"/>
              </w:rPr>
            </w:pPr>
            <w:r w:rsidDel="00000000" w:rsidR="00000000" w:rsidRPr="00000000">
              <w:rPr>
                <w:rFonts w:ascii="Roboto" w:cs="Roboto" w:eastAsia="Roboto" w:hAnsi="Roboto"/>
                <w:sz w:val="20"/>
                <w:szCs w:val="20"/>
                <w:rtl w:val="0"/>
              </w:rPr>
              <w:t xml:space="preserve">23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0">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1">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widowControl w:val="0"/>
              <w:rPr>
                <w:sz w:val="20"/>
                <w:szCs w:val="20"/>
              </w:rPr>
            </w:pPr>
            <w:r w:rsidDel="00000000" w:rsidR="00000000" w:rsidRPr="00000000">
              <w:rPr>
                <w:rFonts w:ascii="Roboto" w:cs="Roboto" w:eastAsia="Roboto" w:hAnsi="Roboto"/>
                <w:sz w:val="20"/>
                <w:szCs w:val="20"/>
                <w:rtl w:val="0"/>
              </w:rPr>
              <w:t xml:space="preserve">Dashboard: Final reports and summary view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3">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4">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5">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6">
            <w:pPr>
              <w:widowControl w:val="0"/>
              <w:jc w:val="right"/>
              <w:rPr>
                <w:sz w:val="20"/>
                <w:szCs w:val="20"/>
              </w:rPr>
            </w:pPr>
            <w:r w:rsidDel="00000000" w:rsidR="00000000" w:rsidRPr="00000000">
              <w:rPr>
                <w:rFonts w:ascii="Roboto" w:cs="Roboto" w:eastAsia="Roboto" w:hAnsi="Roboto"/>
                <w:sz w:val="20"/>
                <w:szCs w:val="20"/>
                <w:rtl w:val="0"/>
              </w:rPr>
              <w:t xml:space="preserve">24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7">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8">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9">
            <w:pPr>
              <w:widowControl w:val="0"/>
              <w:rPr>
                <w:sz w:val="20"/>
                <w:szCs w:val="20"/>
              </w:rPr>
            </w:pPr>
            <w:r w:rsidDel="00000000" w:rsidR="00000000" w:rsidRPr="00000000">
              <w:rPr>
                <w:rFonts w:ascii="Roboto" w:cs="Roboto" w:eastAsia="Roboto" w:hAnsi="Roboto"/>
                <w:sz w:val="20"/>
                <w:szCs w:val="20"/>
                <w:rtl w:val="0"/>
              </w:rPr>
              <w:t xml:space="preserve">Export data from dashboards that can be shared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A">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B">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C">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D">
            <w:pPr>
              <w:widowControl w:val="0"/>
              <w:jc w:val="right"/>
              <w:rPr>
                <w:sz w:val="20"/>
                <w:szCs w:val="20"/>
              </w:rPr>
            </w:pPr>
            <w:r w:rsidDel="00000000" w:rsidR="00000000" w:rsidRPr="00000000">
              <w:rPr>
                <w:rFonts w:ascii="Roboto" w:cs="Roboto" w:eastAsia="Roboto" w:hAnsi="Roboto"/>
                <w:sz w:val="20"/>
                <w:szCs w:val="20"/>
                <w:rtl w:val="0"/>
              </w:rPr>
              <w:t xml:space="preserve">25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E">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F">
            <w:pPr>
              <w:widowControl w:val="0"/>
              <w:rPr>
                <w:sz w:val="20"/>
                <w:szCs w:val="20"/>
              </w:rPr>
            </w:pPr>
            <w:r w:rsidDel="00000000" w:rsidR="00000000" w:rsidRPr="00000000">
              <w:rPr>
                <w:rFonts w:ascii="Roboto" w:cs="Roboto" w:eastAsia="Roboto" w:hAnsi="Roboto"/>
                <w:sz w:val="20"/>
                <w:szCs w:val="20"/>
                <w:rtl w:val="0"/>
              </w:rPr>
              <w:t xml:space="preserve">Dashboards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0">
            <w:pPr>
              <w:widowControl w:val="0"/>
              <w:rPr>
                <w:sz w:val="20"/>
                <w:szCs w:val="20"/>
              </w:rPr>
            </w:pPr>
            <w:r w:rsidDel="00000000" w:rsidR="00000000" w:rsidRPr="00000000">
              <w:rPr>
                <w:rFonts w:ascii="Roboto" w:cs="Roboto" w:eastAsia="Roboto" w:hAnsi="Roboto"/>
                <w:sz w:val="20"/>
                <w:szCs w:val="20"/>
                <w:rtl w:val="0"/>
              </w:rPr>
              <w:t xml:space="preserve">ERR Mapping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1">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2">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3">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4">
            <w:pPr>
              <w:widowControl w:val="0"/>
              <w:jc w:val="right"/>
              <w:rPr>
                <w:sz w:val="20"/>
                <w:szCs w:val="20"/>
              </w:rPr>
            </w:pPr>
            <w:r w:rsidDel="00000000" w:rsidR="00000000" w:rsidRPr="00000000">
              <w:rPr>
                <w:rFonts w:ascii="Roboto" w:cs="Roboto" w:eastAsia="Roboto" w:hAnsi="Roboto"/>
                <w:sz w:val="20"/>
                <w:szCs w:val="20"/>
                <w:rtl w:val="0"/>
              </w:rPr>
              <w:t xml:space="preserve">26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5">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6">
            <w:pPr>
              <w:widowControl w:val="0"/>
              <w:rPr>
                <w:sz w:val="20"/>
                <w:szCs w:val="20"/>
              </w:rPr>
            </w:pPr>
            <w:r w:rsidDel="00000000" w:rsidR="00000000" w:rsidRPr="00000000">
              <w:rPr>
                <w:rFonts w:ascii="Roboto" w:cs="Roboto" w:eastAsia="Roboto" w:hAnsi="Roboto"/>
                <w:sz w:val="20"/>
                <w:szCs w:val="20"/>
                <w:rtl w:val="0"/>
              </w:rPr>
              <w:t xml:space="preserve">Database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7">
            <w:pPr>
              <w:widowControl w:val="0"/>
              <w:rPr>
                <w:sz w:val="20"/>
                <w:szCs w:val="20"/>
              </w:rPr>
            </w:pPr>
            <w:r w:rsidDel="00000000" w:rsidR="00000000" w:rsidRPr="00000000">
              <w:rPr>
                <w:rFonts w:ascii="Roboto" w:cs="Roboto" w:eastAsia="Roboto" w:hAnsi="Roboto"/>
                <w:sz w:val="20"/>
                <w:szCs w:val="20"/>
                <w:rtl w:val="0"/>
              </w:rPr>
              <w:t xml:space="preserve">RLS for database tables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8">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9">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A">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B">
            <w:pPr>
              <w:widowControl w:val="0"/>
              <w:jc w:val="right"/>
              <w:rPr>
                <w:sz w:val="20"/>
                <w:szCs w:val="20"/>
              </w:rPr>
            </w:pPr>
            <w:r w:rsidDel="00000000" w:rsidR="00000000" w:rsidRPr="00000000">
              <w:rPr>
                <w:rFonts w:ascii="Roboto" w:cs="Roboto" w:eastAsia="Roboto" w:hAnsi="Roboto"/>
                <w:sz w:val="20"/>
                <w:szCs w:val="20"/>
                <w:rtl w:val="0"/>
              </w:rPr>
              <w:t xml:space="preserve">27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C">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D">
            <w:pPr>
              <w:widowControl w:val="0"/>
              <w:rPr>
                <w:sz w:val="20"/>
                <w:szCs w:val="20"/>
              </w:rPr>
            </w:pPr>
            <w:r w:rsidDel="00000000" w:rsidR="00000000" w:rsidRPr="00000000">
              <w:rPr>
                <w:rFonts w:ascii="Roboto" w:cs="Roboto" w:eastAsia="Roboto" w:hAnsi="Roboto"/>
                <w:sz w:val="20"/>
                <w:szCs w:val="20"/>
                <w:rtl w:val="0"/>
              </w:rPr>
              <w:t xml:space="preserve">Database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E">
            <w:pPr>
              <w:widowControl w:val="0"/>
              <w:rPr>
                <w:sz w:val="20"/>
                <w:szCs w:val="20"/>
              </w:rPr>
            </w:pPr>
            <w:r w:rsidDel="00000000" w:rsidR="00000000" w:rsidRPr="00000000">
              <w:rPr>
                <w:rFonts w:ascii="Roboto" w:cs="Roboto" w:eastAsia="Roboto" w:hAnsi="Roboto"/>
                <w:sz w:val="20"/>
                <w:szCs w:val="20"/>
                <w:rtl w:val="0"/>
              </w:rPr>
              <w:t xml:space="preserve">Integration with Proximity database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F">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0">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1">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2">
            <w:pPr>
              <w:widowControl w:val="0"/>
              <w:jc w:val="right"/>
              <w:rPr>
                <w:sz w:val="20"/>
                <w:szCs w:val="20"/>
              </w:rPr>
            </w:pPr>
            <w:r w:rsidDel="00000000" w:rsidR="00000000" w:rsidRPr="00000000">
              <w:rPr>
                <w:rFonts w:ascii="Roboto" w:cs="Roboto" w:eastAsia="Roboto" w:hAnsi="Roboto"/>
                <w:sz w:val="20"/>
                <w:szCs w:val="20"/>
                <w:rtl w:val="0"/>
              </w:rPr>
              <w:t xml:space="preserve">28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3">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4">
            <w:pPr>
              <w:widowControl w:val="0"/>
              <w:rPr>
                <w:sz w:val="20"/>
                <w:szCs w:val="20"/>
              </w:rPr>
            </w:pPr>
            <w:r w:rsidDel="00000000" w:rsidR="00000000" w:rsidRPr="00000000">
              <w:rPr>
                <w:rFonts w:ascii="Roboto" w:cs="Roboto" w:eastAsia="Roboto" w:hAnsi="Roboto"/>
                <w:sz w:val="20"/>
                <w:szCs w:val="20"/>
                <w:rtl w:val="0"/>
              </w:rPr>
              <w:t xml:space="preserve">F0 Needs Asses</w:t>
            </w:r>
            <w:sdt>
              <w:sdtPr>
                <w:id w:val="-1910883254"/>
                <w:tag w:val="goog_rdk_127"/>
              </w:sdtPr>
              <w:sdtContent>
                <w:ins w:author="Parsons, Elizabeth L." w:id="33" w:date="2025-11-11T17:43:00Z">
                  <w:r w:rsidDel="00000000" w:rsidR="00000000" w:rsidRPr="00000000">
                    <w:rPr>
                      <w:rFonts w:ascii="Roboto" w:cs="Roboto" w:eastAsia="Roboto" w:hAnsi="Roboto"/>
                      <w:sz w:val="20"/>
                      <w:szCs w:val="20"/>
                      <w:rtl w:val="0"/>
                    </w:rPr>
                    <w:t xml:space="preserve">s</w:t>
                  </w:r>
                </w:ins>
              </w:sdtContent>
            </w:sdt>
            <w:r w:rsidDel="00000000" w:rsidR="00000000" w:rsidRPr="00000000">
              <w:rPr>
                <w:rFonts w:ascii="Roboto" w:cs="Roboto" w:eastAsia="Roboto" w:hAnsi="Roboto"/>
                <w:sz w:val="20"/>
                <w:szCs w:val="20"/>
                <w:rtl w:val="0"/>
              </w:rPr>
              <w:t xml:space="preserve">ment and Grant Allocation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5">
            <w:pPr>
              <w:widowControl w:val="0"/>
              <w:rPr>
                <w:sz w:val="20"/>
                <w:szCs w:val="20"/>
              </w:rPr>
            </w:pPr>
            <w:r w:rsidDel="00000000" w:rsidR="00000000" w:rsidRPr="00000000">
              <w:rPr>
                <w:rFonts w:ascii="Roboto" w:cs="Roboto" w:eastAsia="Roboto" w:hAnsi="Roboto"/>
                <w:sz w:val="20"/>
                <w:szCs w:val="20"/>
                <w:rtl w:val="0"/>
              </w:rPr>
              <w:t xml:space="preserve">Upload copy of calculator tool output to allocation decision for tracking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6">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7">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8">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9">
            <w:pPr>
              <w:widowControl w:val="0"/>
              <w:jc w:val="right"/>
              <w:rPr>
                <w:sz w:val="20"/>
                <w:szCs w:val="20"/>
              </w:rPr>
            </w:pPr>
            <w:r w:rsidDel="00000000" w:rsidR="00000000" w:rsidRPr="00000000">
              <w:rPr>
                <w:rFonts w:ascii="Roboto" w:cs="Roboto" w:eastAsia="Roboto" w:hAnsi="Roboto"/>
                <w:sz w:val="20"/>
                <w:szCs w:val="20"/>
                <w:rtl w:val="0"/>
              </w:rPr>
              <w:t xml:space="preserve">29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A">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B">
            <w:pPr>
              <w:widowControl w:val="0"/>
              <w:rPr>
                <w:sz w:val="20"/>
                <w:szCs w:val="20"/>
              </w:rPr>
            </w:pPr>
            <w:r w:rsidDel="00000000" w:rsidR="00000000" w:rsidRPr="00000000">
              <w:rPr>
                <w:rFonts w:ascii="Roboto" w:cs="Roboto" w:eastAsia="Roboto" w:hAnsi="Roboto"/>
                <w:sz w:val="20"/>
                <w:szCs w:val="20"/>
                <w:rtl w:val="0"/>
              </w:rPr>
              <w:t xml:space="preserve">F0 Needs Asse</w:t>
            </w:r>
            <w:sdt>
              <w:sdtPr>
                <w:id w:val="-1565435806"/>
                <w:tag w:val="goog_rdk_128"/>
              </w:sdtPr>
              <w:sdtContent>
                <w:ins w:author="Parsons, Elizabeth L." w:id="34" w:date="2025-11-11T19:20:00Z">
                  <w:r w:rsidDel="00000000" w:rsidR="00000000" w:rsidRPr="00000000">
                    <w:rPr>
                      <w:rFonts w:ascii="Roboto" w:cs="Roboto" w:eastAsia="Roboto" w:hAnsi="Roboto"/>
                      <w:sz w:val="20"/>
                      <w:szCs w:val="20"/>
                      <w:rtl w:val="0"/>
                    </w:rPr>
                    <w:t xml:space="preserve">s</w:t>
                  </w:r>
                </w:ins>
              </w:sdtContent>
            </w:sdt>
            <w:r w:rsidDel="00000000" w:rsidR="00000000" w:rsidRPr="00000000">
              <w:rPr>
                <w:rFonts w:ascii="Roboto" w:cs="Roboto" w:eastAsia="Roboto" w:hAnsi="Roboto"/>
                <w:sz w:val="20"/>
                <w:szCs w:val="20"/>
                <w:rtl w:val="0"/>
              </w:rPr>
              <w:t xml:space="preserve">sment and Grant Allocation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C">
            <w:pPr>
              <w:widowControl w:val="0"/>
              <w:rPr>
                <w:sz w:val="20"/>
                <w:szCs w:val="20"/>
              </w:rPr>
            </w:pPr>
            <w:r w:rsidDel="00000000" w:rsidR="00000000" w:rsidRPr="00000000">
              <w:rPr>
                <w:rFonts w:ascii="Roboto" w:cs="Roboto" w:eastAsia="Roboto" w:hAnsi="Roboto"/>
                <w:sz w:val="20"/>
                <w:szCs w:val="20"/>
                <w:rtl w:val="0"/>
              </w:rPr>
              <w:t xml:space="preserve">Needs assessment integration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D">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E">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F">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0">
            <w:pPr>
              <w:widowControl w:val="0"/>
              <w:jc w:val="right"/>
              <w:rPr>
                <w:sz w:val="20"/>
                <w:szCs w:val="20"/>
              </w:rPr>
            </w:pPr>
            <w:r w:rsidDel="00000000" w:rsidR="00000000" w:rsidRPr="00000000">
              <w:rPr>
                <w:rFonts w:ascii="Roboto" w:cs="Roboto" w:eastAsia="Roboto" w:hAnsi="Roboto"/>
                <w:sz w:val="20"/>
                <w:szCs w:val="20"/>
                <w:rtl w:val="0"/>
              </w:rPr>
              <w:t xml:space="preserve">30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1">
            <w:pPr>
              <w:widowControl w:val="0"/>
              <w:rPr>
                <w:sz w:val="20"/>
                <w:szCs w:val="20"/>
              </w:rPr>
            </w:pPr>
            <w:sdt>
              <w:sdtPr>
                <w:id w:val="-1463926392"/>
                <w:tag w:val="goog_rdk_129"/>
              </w:sdtPr>
              <w:sdtContent>
                <w:r w:rsidDel="00000000" w:rsidR="00000000" w:rsidRPr="00000000">
                  <w:rPr>
                    <w:rFonts w:ascii="Arial Unicode MS" w:cs="Arial Unicode MS" w:eastAsia="Arial Unicode MS" w:hAnsi="Arial Unicode MS"/>
                    <w:sz w:val="20"/>
                    <w:szCs w:val="20"/>
                    <w:rtl w:val="0"/>
                  </w:rPr>
                  <w:t xml:space="preserve">✅ Live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2">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3">
            <w:pPr>
              <w:widowControl w:val="0"/>
              <w:rPr>
                <w:sz w:val="20"/>
                <w:szCs w:val="20"/>
              </w:rPr>
            </w:pPr>
            <w:r w:rsidDel="00000000" w:rsidR="00000000" w:rsidRPr="00000000">
              <w:rPr>
                <w:rFonts w:ascii="Roboto" w:cs="Roboto" w:eastAsia="Roboto" w:hAnsi="Roboto"/>
                <w:sz w:val="20"/>
                <w:szCs w:val="20"/>
                <w:rtl w:val="0"/>
              </w:rPr>
              <w:t xml:space="preserve">Upload new logo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4">
            <w:pPr>
              <w:widowControl w:val="0"/>
              <w:jc w:val="center"/>
              <w:rPr>
                <w:sz w:val="20"/>
                <w:szCs w:val="20"/>
              </w:rPr>
            </w:pPr>
            <w:sdt>
              <w:sdtPr>
                <w:id w:val="-1226149123"/>
                <w:tag w:val="goog_rdk_13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5">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6">
            <w:pPr>
              <w:widowControl w:val="0"/>
              <w:jc w:val="center"/>
              <w:rPr>
                <w:sz w:val="20"/>
                <w:szCs w:val="20"/>
              </w:rPr>
            </w:pPr>
            <w:sdt>
              <w:sdtPr>
                <w:id w:val="-1272897580"/>
                <w:tag w:val="goog_rdk_13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7">
            <w:pPr>
              <w:widowControl w:val="0"/>
              <w:jc w:val="right"/>
              <w:rPr>
                <w:sz w:val="20"/>
                <w:szCs w:val="20"/>
              </w:rPr>
            </w:pPr>
            <w:r w:rsidDel="00000000" w:rsidR="00000000" w:rsidRPr="00000000">
              <w:rPr>
                <w:rFonts w:ascii="Roboto" w:cs="Roboto" w:eastAsia="Roboto" w:hAnsi="Roboto"/>
                <w:sz w:val="20"/>
                <w:szCs w:val="20"/>
                <w:rtl w:val="0"/>
              </w:rPr>
              <w:t xml:space="preserve">31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8">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9">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A">
            <w:pPr>
              <w:widowControl w:val="0"/>
              <w:rPr>
                <w:sz w:val="20"/>
                <w:szCs w:val="20"/>
              </w:rPr>
            </w:pPr>
            <w:r w:rsidDel="00000000" w:rsidR="00000000" w:rsidRPr="00000000">
              <w:rPr>
                <w:rFonts w:ascii="Roboto" w:cs="Roboto" w:eastAsia="Roboto" w:hAnsi="Roboto"/>
                <w:sz w:val="20"/>
                <w:szCs w:val="20"/>
                <w:rtl w:val="0"/>
              </w:rPr>
              <w:t xml:space="preserve">Roles Based Access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B">
            <w:pPr>
              <w:widowControl w:val="0"/>
              <w:jc w:val="center"/>
              <w:rPr>
                <w:sz w:val="20"/>
                <w:szCs w:val="20"/>
              </w:rPr>
            </w:pPr>
            <w:r w:rsidDel="00000000" w:rsidR="00000000" w:rsidRPr="00000000">
              <w:rPr>
                <w:rFonts w:ascii="Roboto" w:cs="Roboto" w:eastAsia="Roboto" w:hAnsi="Roboto"/>
                <w:sz w:val="20"/>
                <w:szCs w:val="20"/>
                <w:rtl w:val="0"/>
              </w:rPr>
              <w:t xml:space="preserve">Oct-25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C">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D">
            <w:pPr>
              <w:widowControl w:val="0"/>
              <w:jc w:val="center"/>
              <w:rPr>
                <w:sz w:val="20"/>
                <w:szCs w:val="20"/>
              </w:rPr>
            </w:pPr>
            <w:r w:rsidDel="00000000" w:rsidR="00000000" w:rsidRPr="00000000">
              <w:rPr>
                <w:rFonts w:ascii="Roboto" w:cs="Roboto" w:eastAsia="Roboto" w:hAnsi="Roboto"/>
                <w:sz w:val="20"/>
                <w:szCs w:val="20"/>
                <w:rtl w:val="0"/>
              </w:rPr>
              <w:t xml:space="preserve">Oct-25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E">
            <w:pPr>
              <w:widowControl w:val="0"/>
              <w:jc w:val="right"/>
              <w:rPr>
                <w:sz w:val="20"/>
                <w:szCs w:val="20"/>
              </w:rPr>
            </w:pPr>
            <w:r w:rsidDel="00000000" w:rsidR="00000000" w:rsidRPr="00000000">
              <w:rPr>
                <w:rFonts w:ascii="Roboto" w:cs="Roboto" w:eastAsia="Roboto" w:hAnsi="Roboto"/>
                <w:sz w:val="20"/>
                <w:szCs w:val="20"/>
                <w:rtl w:val="0"/>
              </w:rPr>
              <w:t xml:space="preserve">32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F">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0">
            <w:pPr>
              <w:widowControl w:val="0"/>
              <w:rPr>
                <w:sz w:val="20"/>
                <w:szCs w:val="20"/>
              </w:rPr>
            </w:pPr>
            <w:r w:rsidDel="00000000" w:rsidR="00000000" w:rsidRPr="00000000">
              <w:rPr>
                <w:rFonts w:ascii="Roboto" w:cs="Roboto" w:eastAsia="Roboto" w:hAnsi="Roboto"/>
                <w:sz w:val="20"/>
                <w:szCs w:val="20"/>
                <w:rtl w:val="0"/>
              </w:rPr>
              <w:t xml:space="preserve">UI/UX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1">
            <w:pPr>
              <w:widowControl w:val="0"/>
              <w:rPr>
                <w:sz w:val="20"/>
                <w:szCs w:val="20"/>
              </w:rPr>
            </w:pPr>
            <w:r w:rsidDel="00000000" w:rsidR="00000000" w:rsidRPr="00000000">
              <w:rPr>
                <w:rFonts w:ascii="Roboto" w:cs="Roboto" w:eastAsia="Roboto" w:hAnsi="Roboto"/>
                <w:sz w:val="20"/>
                <w:szCs w:val="20"/>
                <w:rtl w:val="0"/>
              </w:rPr>
              <w:t xml:space="preserve">Offline uploads using ERR App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2">
            <w:pPr>
              <w:widowControl w:val="0"/>
              <w:jc w:val="center"/>
              <w:rPr>
                <w:sz w:val="20"/>
                <w:szCs w:val="20"/>
              </w:rPr>
            </w:pPr>
            <w:r w:rsidDel="00000000" w:rsidR="00000000" w:rsidRPr="00000000">
              <w:rPr>
                <w:rFonts w:ascii="Roboto" w:cs="Roboto" w:eastAsia="Roboto" w:hAnsi="Roboto"/>
                <w:sz w:val="20"/>
                <w:szCs w:val="20"/>
                <w:rtl w:val="0"/>
              </w:rPr>
              <w:t xml:space="preserve">Nov-25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3">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4">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5">
            <w:pPr>
              <w:widowControl w:val="0"/>
              <w:jc w:val="right"/>
              <w:rPr>
                <w:sz w:val="20"/>
                <w:szCs w:val="20"/>
              </w:rPr>
            </w:pPr>
            <w:r w:rsidDel="00000000" w:rsidR="00000000" w:rsidRPr="00000000">
              <w:rPr>
                <w:rFonts w:ascii="Roboto" w:cs="Roboto" w:eastAsia="Roboto" w:hAnsi="Roboto"/>
                <w:sz w:val="20"/>
                <w:szCs w:val="20"/>
                <w:rtl w:val="0"/>
              </w:rPr>
              <w:t xml:space="preserve">33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7">
            <w:pPr>
              <w:widowControl w:val="0"/>
              <w:rPr>
                <w:sz w:val="20"/>
                <w:szCs w:val="20"/>
              </w:rPr>
            </w:pPr>
            <w:r w:rsidDel="00000000" w:rsidR="00000000" w:rsidRPr="00000000">
              <w:rPr>
                <w:rFonts w:ascii="Roboto" w:cs="Roboto" w:eastAsia="Roboto" w:hAnsi="Roboto"/>
                <w:sz w:val="20"/>
                <w:szCs w:val="20"/>
                <w:rtl w:val="0"/>
              </w:rPr>
              <w:t xml:space="preserve">F0 Needs Asses</w:t>
            </w:r>
            <w:sdt>
              <w:sdtPr>
                <w:id w:val="1281951531"/>
                <w:tag w:val="goog_rdk_132"/>
              </w:sdtPr>
              <w:sdtContent>
                <w:ins w:author="Parsons, Elizabeth L." w:id="35" w:date="2025-11-11T17:43:00Z">
                  <w:r w:rsidDel="00000000" w:rsidR="00000000" w:rsidRPr="00000000">
                    <w:rPr>
                      <w:rFonts w:ascii="Roboto" w:cs="Roboto" w:eastAsia="Roboto" w:hAnsi="Roboto"/>
                      <w:sz w:val="20"/>
                      <w:szCs w:val="20"/>
                      <w:rtl w:val="0"/>
                    </w:rPr>
                    <w:t xml:space="preserve">s</w:t>
                  </w:r>
                </w:ins>
              </w:sdtContent>
            </w:sdt>
            <w:r w:rsidDel="00000000" w:rsidR="00000000" w:rsidRPr="00000000">
              <w:rPr>
                <w:rFonts w:ascii="Roboto" w:cs="Roboto" w:eastAsia="Roboto" w:hAnsi="Roboto"/>
                <w:sz w:val="20"/>
                <w:szCs w:val="20"/>
                <w:rtl w:val="0"/>
              </w:rPr>
              <w:t xml:space="preserve">ment and Grant Allocation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8">
            <w:pPr>
              <w:widowControl w:val="0"/>
              <w:rPr>
                <w:sz w:val="20"/>
                <w:szCs w:val="20"/>
              </w:rPr>
            </w:pPr>
            <w:r w:rsidDel="00000000" w:rsidR="00000000" w:rsidRPr="00000000">
              <w:rPr>
                <w:rFonts w:ascii="Roboto" w:cs="Roboto" w:eastAsia="Roboto" w:hAnsi="Roboto"/>
                <w:sz w:val="20"/>
                <w:szCs w:val="20"/>
                <w:rtl w:val="0"/>
              </w:rPr>
              <w:t xml:space="preserve">More detailed ERR registration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9">
            <w:pPr>
              <w:widowControl w:val="0"/>
              <w:jc w:val="center"/>
              <w:rPr>
                <w:sz w:val="20"/>
                <w:szCs w:val="20"/>
              </w:rPr>
            </w:pPr>
            <w:r w:rsidDel="00000000" w:rsidR="00000000" w:rsidRPr="00000000">
              <w:rPr>
                <w:rFonts w:ascii="Roboto" w:cs="Roboto" w:eastAsia="Roboto" w:hAnsi="Roboto"/>
                <w:sz w:val="20"/>
                <w:szCs w:val="20"/>
                <w:rtl w:val="0"/>
              </w:rPr>
              <w:t xml:space="preserve">Jan-26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A">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B">
            <w:pPr>
              <w:widowControl w:val="0"/>
              <w:jc w:val="center"/>
              <w:rPr>
                <w:sz w:val="20"/>
                <w:szCs w:val="20"/>
              </w:rPr>
            </w:pPr>
            <w:r w:rsidDel="00000000" w:rsidR="00000000" w:rsidRPr="00000000">
              <w:rPr>
                <w:rFonts w:ascii="Roboto" w:cs="Roboto" w:eastAsia="Roboto" w:hAnsi="Roboto"/>
                <w:sz w:val="20"/>
                <w:szCs w:val="20"/>
                <w:rtl w:val="0"/>
              </w:rPr>
              <w:t xml:space="preserve">Jan-26</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C">
            <w:pPr>
              <w:widowControl w:val="0"/>
              <w:jc w:val="right"/>
              <w:rPr>
                <w:sz w:val="20"/>
                <w:szCs w:val="20"/>
              </w:rPr>
            </w:pPr>
            <w:r w:rsidDel="00000000" w:rsidR="00000000" w:rsidRPr="00000000">
              <w:rPr>
                <w:rFonts w:ascii="Roboto" w:cs="Roboto" w:eastAsia="Roboto" w:hAnsi="Roboto"/>
                <w:sz w:val="20"/>
                <w:szCs w:val="20"/>
                <w:rtl w:val="0"/>
              </w:rPr>
              <w:t xml:space="preserve">34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D">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E">
            <w:pPr>
              <w:widowControl w:val="0"/>
              <w:rPr>
                <w:sz w:val="20"/>
                <w:szCs w:val="20"/>
              </w:rPr>
            </w:pPr>
            <w:r w:rsidDel="00000000" w:rsidR="00000000" w:rsidRPr="00000000">
              <w:rPr>
                <w:rFonts w:ascii="Roboto" w:cs="Roboto" w:eastAsia="Roboto" w:hAnsi="Roboto"/>
                <w:sz w:val="20"/>
                <w:szCs w:val="20"/>
                <w:rtl w:val="0"/>
              </w:rPr>
              <w:t xml:space="preserve">F0 Needs Asse</w:t>
            </w:r>
            <w:sdt>
              <w:sdtPr>
                <w:id w:val="-591019673"/>
                <w:tag w:val="goog_rdk_133"/>
              </w:sdtPr>
              <w:sdtContent>
                <w:ins w:author="Parsons, Elizabeth L." w:id="36" w:date="2025-11-11T17:43:00Z">
                  <w:r w:rsidDel="00000000" w:rsidR="00000000" w:rsidRPr="00000000">
                    <w:rPr>
                      <w:rFonts w:ascii="Roboto" w:cs="Roboto" w:eastAsia="Roboto" w:hAnsi="Roboto"/>
                      <w:sz w:val="20"/>
                      <w:szCs w:val="20"/>
                      <w:rtl w:val="0"/>
                    </w:rPr>
                    <w:t xml:space="preserve">s</w:t>
                  </w:r>
                </w:ins>
              </w:sdtContent>
            </w:sdt>
            <w:r w:rsidDel="00000000" w:rsidR="00000000" w:rsidRPr="00000000">
              <w:rPr>
                <w:rFonts w:ascii="Roboto" w:cs="Roboto" w:eastAsia="Roboto" w:hAnsi="Roboto"/>
                <w:sz w:val="20"/>
                <w:szCs w:val="20"/>
                <w:rtl w:val="0"/>
              </w:rPr>
              <w:t xml:space="preserve">sment and Grant Allocation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F">
            <w:pPr>
              <w:widowControl w:val="0"/>
              <w:rPr>
                <w:sz w:val="20"/>
                <w:szCs w:val="20"/>
              </w:rPr>
            </w:pPr>
            <w:r w:rsidDel="00000000" w:rsidR="00000000" w:rsidRPr="00000000">
              <w:rPr>
                <w:rFonts w:ascii="Roboto" w:cs="Roboto" w:eastAsia="Roboto" w:hAnsi="Roboto"/>
                <w:sz w:val="20"/>
                <w:szCs w:val="20"/>
                <w:rtl w:val="0"/>
              </w:rPr>
              <w:t xml:space="preserve">Integrate Calculator tool into MAP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0">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1">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2">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3">
            <w:pPr>
              <w:widowControl w:val="0"/>
              <w:jc w:val="right"/>
              <w:rPr>
                <w:sz w:val="20"/>
                <w:szCs w:val="20"/>
              </w:rPr>
            </w:pPr>
            <w:r w:rsidDel="00000000" w:rsidR="00000000" w:rsidRPr="00000000">
              <w:rPr>
                <w:rFonts w:ascii="Roboto" w:cs="Roboto" w:eastAsia="Roboto" w:hAnsi="Roboto"/>
                <w:sz w:val="20"/>
                <w:szCs w:val="20"/>
                <w:rtl w:val="0"/>
              </w:rPr>
              <w:t xml:space="preserve">35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4">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5">
            <w:pPr>
              <w:widowControl w:val="0"/>
              <w:rPr>
                <w:sz w:val="20"/>
                <w:szCs w:val="20"/>
              </w:rPr>
            </w:pPr>
            <w:r w:rsidDel="00000000" w:rsidR="00000000" w:rsidRPr="00000000">
              <w:rPr>
                <w:rFonts w:ascii="Roboto" w:cs="Roboto" w:eastAsia="Roboto" w:hAnsi="Roboto"/>
                <w:sz w:val="20"/>
                <w:szCs w:val="20"/>
                <w:rtl w:val="0"/>
              </w:rPr>
              <w:t xml:space="preserve">F2 Selection and Approvals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6">
            <w:pPr>
              <w:widowControl w:val="0"/>
              <w:rPr>
                <w:sz w:val="20"/>
                <w:szCs w:val="20"/>
              </w:rPr>
            </w:pPr>
            <w:r w:rsidDel="00000000" w:rsidR="00000000" w:rsidRPr="00000000">
              <w:rPr>
                <w:rFonts w:ascii="Roboto" w:cs="Roboto" w:eastAsia="Roboto" w:hAnsi="Roboto"/>
                <w:sz w:val="20"/>
                <w:szCs w:val="20"/>
                <w:rtl w:val="0"/>
              </w:rPr>
              <w:t xml:space="preserve">Gather F2 signatures from community members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7">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8">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9">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A">
            <w:pPr>
              <w:widowControl w:val="0"/>
              <w:jc w:val="right"/>
              <w:rPr>
                <w:sz w:val="20"/>
                <w:szCs w:val="20"/>
              </w:rPr>
            </w:pPr>
            <w:r w:rsidDel="00000000" w:rsidR="00000000" w:rsidRPr="00000000">
              <w:rPr>
                <w:rFonts w:ascii="Roboto" w:cs="Roboto" w:eastAsia="Roboto" w:hAnsi="Roboto"/>
                <w:sz w:val="20"/>
                <w:szCs w:val="20"/>
                <w:rtl w:val="0"/>
              </w:rPr>
              <w:t xml:space="preserve">36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FB">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FC">
            <w:pPr>
              <w:widowControl w:val="0"/>
              <w:rPr>
                <w:sz w:val="20"/>
                <w:szCs w:val="20"/>
              </w:rPr>
            </w:pPr>
            <w:r w:rsidDel="00000000" w:rsidR="00000000" w:rsidRPr="00000000">
              <w:rPr>
                <w:rFonts w:ascii="Roboto" w:cs="Roboto" w:eastAsia="Roboto" w:hAnsi="Roboto"/>
                <w:sz w:val="20"/>
                <w:szCs w:val="20"/>
                <w:rtl w:val="0"/>
              </w:rPr>
              <w:t xml:space="preserve">F2 Selection and Approvals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D">
            <w:pPr>
              <w:widowControl w:val="0"/>
              <w:rPr>
                <w:sz w:val="20"/>
                <w:szCs w:val="20"/>
              </w:rPr>
            </w:pPr>
            <w:r w:rsidDel="00000000" w:rsidR="00000000" w:rsidRPr="00000000">
              <w:rPr>
                <w:rFonts w:ascii="Roboto" w:cs="Roboto" w:eastAsia="Roboto" w:hAnsi="Roboto"/>
                <w:sz w:val="20"/>
                <w:szCs w:val="20"/>
                <w:rtl w:val="0"/>
              </w:rPr>
              <w:t xml:space="preserve">Notify ERRs of F2 selection outcome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E">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F">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0">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1">
            <w:pPr>
              <w:widowControl w:val="0"/>
              <w:jc w:val="right"/>
              <w:rPr>
                <w:sz w:val="20"/>
                <w:szCs w:val="20"/>
              </w:rPr>
            </w:pPr>
            <w:r w:rsidDel="00000000" w:rsidR="00000000" w:rsidRPr="00000000">
              <w:rPr>
                <w:rFonts w:ascii="Roboto" w:cs="Roboto" w:eastAsia="Roboto" w:hAnsi="Roboto"/>
                <w:sz w:val="20"/>
                <w:szCs w:val="20"/>
                <w:rtl w:val="0"/>
              </w:rPr>
              <w:t xml:space="preserve">37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2">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3">
            <w:pPr>
              <w:widowControl w:val="0"/>
              <w:rPr>
                <w:sz w:val="20"/>
                <w:szCs w:val="20"/>
              </w:rPr>
            </w:pPr>
            <w:r w:rsidDel="00000000" w:rsidR="00000000" w:rsidRPr="00000000">
              <w:rPr>
                <w:rFonts w:ascii="Roboto" w:cs="Roboto" w:eastAsia="Roboto" w:hAnsi="Roboto"/>
                <w:sz w:val="20"/>
                <w:szCs w:val="20"/>
                <w:rtl w:val="0"/>
              </w:rPr>
              <w:t xml:space="preserve">F3 MOU</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4">
            <w:pPr>
              <w:widowControl w:val="0"/>
              <w:rPr>
                <w:sz w:val="20"/>
                <w:szCs w:val="20"/>
              </w:rPr>
            </w:pPr>
            <w:r w:rsidDel="00000000" w:rsidR="00000000" w:rsidRPr="00000000">
              <w:rPr>
                <w:rFonts w:ascii="Roboto" w:cs="Roboto" w:eastAsia="Roboto" w:hAnsi="Roboto"/>
                <w:sz w:val="20"/>
                <w:szCs w:val="20"/>
                <w:rtl w:val="0"/>
              </w:rPr>
              <w:t xml:space="preserve">MOU E Signature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5">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6">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7">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8">
            <w:pPr>
              <w:widowControl w:val="0"/>
              <w:jc w:val="right"/>
              <w:rPr>
                <w:sz w:val="20"/>
                <w:szCs w:val="20"/>
              </w:rPr>
            </w:pPr>
            <w:r w:rsidDel="00000000" w:rsidR="00000000" w:rsidRPr="00000000">
              <w:rPr>
                <w:rFonts w:ascii="Roboto" w:cs="Roboto" w:eastAsia="Roboto" w:hAnsi="Roboto"/>
                <w:sz w:val="20"/>
                <w:szCs w:val="20"/>
                <w:rtl w:val="0"/>
              </w:rPr>
              <w:t xml:space="preserve">38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09">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0A">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B">
            <w:pPr>
              <w:widowControl w:val="0"/>
              <w:rPr>
                <w:sz w:val="20"/>
                <w:szCs w:val="20"/>
              </w:rPr>
            </w:pPr>
            <w:r w:rsidDel="00000000" w:rsidR="00000000" w:rsidRPr="00000000">
              <w:rPr>
                <w:rFonts w:ascii="Roboto" w:cs="Roboto" w:eastAsia="Roboto" w:hAnsi="Roboto"/>
                <w:sz w:val="20"/>
                <w:szCs w:val="20"/>
                <w:rtl w:val="0"/>
              </w:rPr>
              <w:t xml:space="preserve">Upload F4/F5 photo or fill in form via bot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C">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D">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E">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F">
            <w:pPr>
              <w:widowControl w:val="0"/>
              <w:jc w:val="right"/>
              <w:rPr>
                <w:sz w:val="20"/>
                <w:szCs w:val="20"/>
              </w:rPr>
            </w:pPr>
            <w:r w:rsidDel="00000000" w:rsidR="00000000" w:rsidRPr="00000000">
              <w:rPr>
                <w:rFonts w:ascii="Roboto" w:cs="Roboto" w:eastAsia="Roboto" w:hAnsi="Roboto"/>
                <w:sz w:val="20"/>
                <w:szCs w:val="20"/>
                <w:rtl w:val="0"/>
              </w:rPr>
              <w:t xml:space="preserve">39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0">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1">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2">
            <w:pPr>
              <w:widowControl w:val="0"/>
              <w:rPr>
                <w:sz w:val="20"/>
                <w:szCs w:val="20"/>
              </w:rPr>
            </w:pPr>
            <w:r w:rsidDel="00000000" w:rsidR="00000000" w:rsidRPr="00000000">
              <w:rPr>
                <w:rFonts w:ascii="Roboto" w:cs="Roboto" w:eastAsia="Roboto" w:hAnsi="Roboto"/>
                <w:sz w:val="20"/>
                <w:szCs w:val="20"/>
                <w:rtl w:val="0"/>
              </w:rPr>
              <w:t xml:space="preserve">Payment tracking module + dashboard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3">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4">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5">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6">
            <w:pPr>
              <w:widowControl w:val="0"/>
              <w:jc w:val="right"/>
              <w:rPr>
                <w:sz w:val="20"/>
                <w:szCs w:val="20"/>
              </w:rPr>
            </w:pPr>
            <w:r w:rsidDel="00000000" w:rsidR="00000000" w:rsidRPr="00000000">
              <w:rPr>
                <w:rFonts w:ascii="Roboto" w:cs="Roboto" w:eastAsia="Roboto" w:hAnsi="Roboto"/>
                <w:sz w:val="20"/>
                <w:szCs w:val="20"/>
                <w:rtl w:val="0"/>
              </w:rPr>
              <w:t xml:space="preserve">40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17">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18">
            <w:pPr>
              <w:widowControl w:val="0"/>
              <w:rPr>
                <w:sz w:val="20"/>
                <w:szCs w:val="20"/>
              </w:rPr>
            </w:pPr>
            <w:r w:rsidDel="00000000" w:rsidR="00000000" w:rsidRPr="00000000">
              <w:rPr>
                <w:rFonts w:ascii="Roboto" w:cs="Roboto" w:eastAsia="Roboto" w:hAnsi="Roboto"/>
                <w:sz w:val="20"/>
                <w:szCs w:val="20"/>
                <w:rtl w:val="0"/>
              </w:rPr>
              <w:t xml:space="preserve">F4 &amp; F5 Project Implementation &amp; Reporting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9">
            <w:pPr>
              <w:widowControl w:val="0"/>
              <w:rPr>
                <w:sz w:val="20"/>
                <w:szCs w:val="20"/>
              </w:rPr>
            </w:pPr>
            <w:r w:rsidDel="00000000" w:rsidR="00000000" w:rsidRPr="00000000">
              <w:rPr>
                <w:rFonts w:ascii="Roboto" w:cs="Roboto" w:eastAsia="Roboto" w:hAnsi="Roboto"/>
                <w:sz w:val="20"/>
                <w:szCs w:val="20"/>
                <w:rtl w:val="0"/>
              </w:rPr>
              <w:t xml:space="preserve">Project completion: end status + timestamp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A">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B">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C">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D">
            <w:pPr>
              <w:widowControl w:val="0"/>
              <w:jc w:val="right"/>
              <w:rPr>
                <w:sz w:val="20"/>
                <w:szCs w:val="20"/>
              </w:rPr>
            </w:pPr>
            <w:r w:rsidDel="00000000" w:rsidR="00000000" w:rsidRPr="00000000">
              <w:rPr>
                <w:rFonts w:ascii="Roboto" w:cs="Roboto" w:eastAsia="Roboto" w:hAnsi="Roboto"/>
                <w:sz w:val="20"/>
                <w:szCs w:val="20"/>
                <w:rtl w:val="0"/>
              </w:rPr>
              <w:t xml:space="preserve">41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E">
            <w:pPr>
              <w:widowControl w:val="0"/>
              <w:rPr>
                <w:sz w:val="20"/>
                <w:szCs w:val="20"/>
              </w:rPr>
            </w:pPr>
            <w:r w:rsidDel="00000000" w:rsidR="00000000" w:rsidRPr="00000000">
              <w:rPr>
                <w:rFonts w:ascii="Roboto" w:cs="Roboto" w:eastAsia="Roboto" w:hAnsi="Roboto"/>
                <w:sz w:val="20"/>
                <w:szCs w:val="20"/>
                <w:rtl w:val="0"/>
              </w:rPr>
              <w:t xml:space="preserve">🔴 P0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F">
            <w:pPr>
              <w:widowControl w:val="0"/>
              <w:rPr>
                <w:sz w:val="20"/>
                <w:szCs w:val="20"/>
              </w:rPr>
            </w:pPr>
            <w:r w:rsidDel="00000000" w:rsidR="00000000" w:rsidRPr="00000000">
              <w:rPr>
                <w:rFonts w:ascii="Roboto" w:cs="Roboto" w:eastAsia="Roboto" w:hAnsi="Roboto"/>
                <w:sz w:val="20"/>
                <w:szCs w:val="20"/>
                <w:rtl w:val="0"/>
              </w:rPr>
              <w:t xml:space="preserve">Database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0">
            <w:pPr>
              <w:widowControl w:val="0"/>
              <w:rPr>
                <w:sz w:val="20"/>
                <w:szCs w:val="20"/>
              </w:rPr>
            </w:pPr>
            <w:r w:rsidDel="00000000" w:rsidR="00000000" w:rsidRPr="00000000">
              <w:rPr>
                <w:rFonts w:ascii="Roboto" w:cs="Roboto" w:eastAsia="Roboto" w:hAnsi="Roboto"/>
                <w:sz w:val="20"/>
                <w:szCs w:val="20"/>
                <w:rtl w:val="0"/>
              </w:rPr>
              <w:t xml:space="preserve">Migrate historical data into Mutual Aid Portal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1">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2">
            <w:pPr>
              <w:widowControl w:val="0"/>
              <w:jc w:val="center"/>
              <w:rPr>
                <w:sz w:val="20"/>
                <w:szCs w:val="20"/>
              </w:rPr>
            </w:pPr>
            <w:r w:rsidDel="00000000" w:rsidR="00000000" w:rsidRPr="00000000">
              <w:rPr>
                <w:rFonts w:ascii="Roboto" w:cs="Roboto" w:eastAsia="Roboto" w:hAnsi="Roboto"/>
                <w:sz w:val="20"/>
                <w:szCs w:val="20"/>
                <w:rtl w:val="0"/>
              </w:rPr>
              <w:t xml:space="preserve">N/A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3">
            <w:pPr>
              <w:widowControl w:val="0"/>
              <w:jc w:val="center"/>
              <w:rPr>
                <w:sz w:val="20"/>
                <w:szCs w:val="20"/>
              </w:rPr>
            </w:pPr>
            <w:r w:rsidDel="00000000" w:rsidR="00000000" w:rsidRPr="00000000">
              <w:rPr>
                <w:rFonts w:ascii="Roboto" w:cs="Roboto" w:eastAsia="Roboto" w:hAnsi="Roboto"/>
                <w:sz w:val="20"/>
                <w:szCs w:val="20"/>
                <w:rtl w:val="0"/>
              </w:rPr>
              <w:t xml:space="preserve">Dec-25</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4">
            <w:pPr>
              <w:widowControl w:val="0"/>
              <w:jc w:val="right"/>
              <w:rPr>
                <w:sz w:val="20"/>
                <w:szCs w:val="20"/>
              </w:rPr>
            </w:pPr>
            <w:r w:rsidDel="00000000" w:rsidR="00000000" w:rsidRPr="00000000">
              <w:rPr>
                <w:rFonts w:ascii="Roboto" w:cs="Roboto" w:eastAsia="Roboto" w:hAnsi="Roboto"/>
                <w:sz w:val="20"/>
                <w:szCs w:val="20"/>
                <w:rtl w:val="0"/>
              </w:rPr>
              <w:t xml:space="preserve">41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25">
            <w:pPr>
              <w:widowControl w:val="0"/>
              <w:rPr>
                <w:sz w:val="20"/>
                <w:szCs w:val="20"/>
              </w:rPr>
            </w:pPr>
            <w:r w:rsidDel="00000000" w:rsidR="00000000" w:rsidRPr="00000000">
              <w:rPr>
                <w:rFonts w:ascii="Roboto" w:cs="Roboto" w:eastAsia="Roboto" w:hAnsi="Roboto"/>
                <w:sz w:val="20"/>
                <w:szCs w:val="20"/>
                <w:rtl w:val="0"/>
              </w:rPr>
              <w:t xml:space="preserve">🟠 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26">
            <w:pPr>
              <w:widowControl w:val="0"/>
              <w:rPr>
                <w:sz w:val="20"/>
                <w:szCs w:val="20"/>
              </w:rPr>
            </w:pPr>
            <w:r w:rsidDel="00000000" w:rsidR="00000000" w:rsidRPr="00000000">
              <w:rPr>
                <w:rFonts w:ascii="Roboto" w:cs="Roboto" w:eastAsia="Roboto" w:hAnsi="Roboto"/>
                <w:sz w:val="20"/>
                <w:szCs w:val="20"/>
                <w:rtl w:val="0"/>
              </w:rPr>
              <w:t xml:space="preserve">F6 Reporting to Community &amp; Donors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7">
            <w:pPr>
              <w:widowControl w:val="0"/>
              <w:rPr>
                <w:sz w:val="20"/>
                <w:szCs w:val="20"/>
              </w:rPr>
            </w:pPr>
            <w:r w:rsidDel="00000000" w:rsidR="00000000" w:rsidRPr="00000000">
              <w:rPr>
                <w:rFonts w:ascii="Roboto" w:cs="Roboto" w:eastAsia="Roboto" w:hAnsi="Roboto"/>
                <w:sz w:val="20"/>
                <w:szCs w:val="20"/>
                <w:rtl w:val="0"/>
              </w:rPr>
              <w:t xml:space="preserve">F6 Component in MAP and ERR App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8">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9">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A">
            <w:pPr>
              <w:widowControl w:val="0"/>
              <w:jc w:val="center"/>
              <w:rPr>
                <w:sz w:val="20"/>
                <w:szCs w:val="20"/>
              </w:rPr>
            </w:pPr>
            <w:r w:rsidDel="00000000" w:rsidR="00000000" w:rsidRPr="00000000">
              <w:rPr>
                <w:rFonts w:ascii="Roboto" w:cs="Roboto" w:eastAsia="Roboto" w:hAnsi="Roboto"/>
                <w:sz w:val="20"/>
                <w:szCs w:val="20"/>
                <w:rtl w:val="0"/>
              </w:rPr>
              <w:t xml:space="preserve">Feb-26</w:t>
            </w:r>
            <w:r w:rsidDel="00000000" w:rsidR="00000000" w:rsidRPr="00000000">
              <w:rPr>
                <w:rtl w:val="0"/>
              </w:rPr>
            </w:r>
          </w:p>
        </w:tc>
      </w:tr>
      <w:tr>
        <w:trPr>
          <w:cantSplit w:val="0"/>
          <w:trHeight w:val="34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B">
            <w:pPr>
              <w:widowControl w:val="0"/>
              <w:jc w:val="right"/>
              <w:rPr>
                <w:sz w:val="20"/>
                <w:szCs w:val="20"/>
              </w:rPr>
            </w:pPr>
            <w:r w:rsidDel="00000000" w:rsidR="00000000" w:rsidRPr="00000000">
              <w:rPr>
                <w:rFonts w:ascii="Roboto" w:cs="Roboto" w:eastAsia="Roboto" w:hAnsi="Roboto"/>
                <w:sz w:val="20"/>
                <w:szCs w:val="20"/>
                <w:rtl w:val="0"/>
              </w:rPr>
              <w:t xml:space="preserve">41</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C">
            <w:pPr>
              <w:widowControl w:val="0"/>
              <w:rPr>
                <w:sz w:val="20"/>
                <w:szCs w:val="20"/>
              </w:rPr>
            </w:pPr>
            <w:r w:rsidDel="00000000" w:rsidR="00000000" w:rsidRPr="00000000">
              <w:rPr>
                <w:rFonts w:ascii="Roboto" w:cs="Roboto" w:eastAsia="Roboto" w:hAnsi="Roboto"/>
                <w:sz w:val="20"/>
                <w:szCs w:val="20"/>
                <w:rtl w:val="0"/>
              </w:rPr>
              <w:t xml:space="preserve">🟡 P2</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D">
            <w:pPr>
              <w:widowControl w:val="0"/>
              <w:rPr>
                <w:sz w:val="20"/>
                <w:szCs w:val="20"/>
              </w:rPr>
            </w:pPr>
            <w:r w:rsidDel="00000000" w:rsidR="00000000" w:rsidRPr="00000000">
              <w:rPr>
                <w:rFonts w:ascii="Roboto" w:cs="Roboto" w:eastAsia="Roboto" w:hAnsi="Roboto"/>
                <w:sz w:val="20"/>
                <w:szCs w:val="20"/>
                <w:rtl w:val="0"/>
              </w:rPr>
              <w:t xml:space="preserve">Database</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E">
            <w:pPr>
              <w:widowControl w:val="0"/>
              <w:rPr>
                <w:sz w:val="20"/>
                <w:szCs w:val="20"/>
              </w:rPr>
            </w:pPr>
            <w:r w:rsidDel="00000000" w:rsidR="00000000" w:rsidRPr="00000000">
              <w:rPr>
                <w:rFonts w:ascii="Roboto" w:cs="Roboto" w:eastAsia="Roboto" w:hAnsi="Roboto"/>
                <w:sz w:val="20"/>
                <w:szCs w:val="20"/>
                <w:rtl w:val="0"/>
              </w:rPr>
              <w:t xml:space="preserve">Integration with SHF &amp; CCS</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F">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0">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widowControl w:val="0"/>
              <w:jc w:val="center"/>
              <w:rPr>
                <w:sz w:val="20"/>
                <w:szCs w:val="20"/>
              </w:rPr>
            </w:pPr>
            <w:r w:rsidDel="00000000" w:rsidR="00000000" w:rsidRPr="00000000">
              <w:rPr>
                <w:rFonts w:ascii="Roboto" w:cs="Roboto" w:eastAsia="Roboto" w:hAnsi="Roboto"/>
                <w:sz w:val="20"/>
                <w:szCs w:val="20"/>
                <w:rtl w:val="0"/>
              </w:rPr>
              <w:t xml:space="preserve">TBC</w:t>
            </w:r>
            <w:r w:rsidDel="00000000" w:rsidR="00000000" w:rsidRPr="00000000">
              <w:rPr>
                <w:rtl w:val="0"/>
              </w:rPr>
            </w:r>
          </w:p>
        </w:tc>
      </w:tr>
    </w:tbl>
    <w:p w:rsidR="00000000" w:rsidDel="00000000" w:rsidP="00000000" w:rsidRDefault="00000000" w:rsidRPr="00000000" w14:paraId="00000232">
      <w:pPr>
        <w:spacing w:after="60" w:line="259" w:lineRule="auto"/>
        <w:ind w:left="-90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33">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34">
      <w:pPr>
        <w:pStyle w:val="Heading1"/>
        <w:keepNext w:val="0"/>
        <w:keepLines w:val="0"/>
        <w:widowControl w:val="0"/>
        <w:spacing w:before="480" w:lineRule="auto"/>
        <w:rPr>
          <w:b w:val="1"/>
          <w:bCs w:val="1"/>
          <w:sz w:val="46"/>
          <w:szCs w:val="46"/>
        </w:rPr>
      </w:pPr>
      <w:bookmarkStart w:colFirst="0" w:colLast="0" w:name="_heading=h.q17c34wnywsc" w:id="1"/>
      <w:bookmarkEnd w:id="1"/>
      <w:r w:rsidDel="00000000" w:rsidR="00000000" w:rsidRPr="00000000">
        <w:rPr>
          <w:b w:val="1"/>
          <w:bCs w:val="1"/>
          <w:sz w:val="46"/>
          <w:szCs w:val="46"/>
          <w:rtl w:val="0"/>
        </w:rPr>
        <w:t xml:space="preserve">Annex 2 – Budget</w:t>
      </w:r>
    </w:p>
    <w:p w:rsidR="00000000" w:rsidDel="00000000" w:rsidP="00000000" w:rsidRDefault="00000000" w:rsidRPr="00000000" w14:paraId="00000235">
      <w:pPr>
        <w:widowControl w:val="0"/>
        <w:spacing w:after="220" w:before="220" w:lineRule="auto"/>
        <w:rPr/>
      </w:pPr>
      <w:r w:rsidDel="00000000" w:rsidR="00000000" w:rsidRPr="00000000">
        <w:rPr>
          <w:b w:val="1"/>
          <w:bCs w:val="1"/>
          <w:rtl w:val="0"/>
        </w:rPr>
        <w:t xml:space="preserve">Total Grant:</w:t>
      </w:r>
      <w:r w:rsidDel="00000000" w:rsidR="00000000" w:rsidRPr="00000000">
        <w:rPr>
          <w:rtl w:val="0"/>
        </w:rPr>
        <w:t xml:space="preserve"> USD 130,000</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1670"/>
        <w:gridCol w:w="4160"/>
        <w:tblGridChange w:id="0">
          <w:tblGrid>
            <w:gridCol w:w="3065"/>
            <w:gridCol w:w="1670"/>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6">
            <w:pPr>
              <w:widowControl w:val="0"/>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7">
            <w:pPr>
              <w:widowControl w:val="0"/>
              <w:jc w:val="center"/>
              <w:rPr/>
            </w:pPr>
            <w:r w:rsidDel="00000000" w:rsidR="00000000" w:rsidRPr="00000000">
              <w:rPr>
                <w:b w:val="1"/>
                <w:bCs w:val="1"/>
                <w:rtl w:val="0"/>
              </w:rPr>
              <w:t xml:space="preserve">Amount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8">
            <w:pPr>
              <w:widowControl w:val="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9">
            <w:pPr>
              <w:widowControl w:val="0"/>
              <w:rPr/>
            </w:pPr>
            <w:r w:rsidDel="00000000" w:rsidR="00000000" w:rsidRPr="00000000">
              <w:rPr>
                <w:rtl w:val="0"/>
              </w:rPr>
              <w:t xml:space="preserve">Digital deliverables &amp;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A">
            <w:pPr>
              <w:widowControl w:val="0"/>
              <w:rPr/>
            </w:pPr>
            <w:r w:rsidDel="00000000" w:rsidR="00000000" w:rsidRPr="00000000">
              <w:rPr>
                <w:rtl w:val="0"/>
              </w:rPr>
              <w:t xml:space="preserve">108,500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B">
            <w:pPr>
              <w:widowControl w:val="0"/>
              <w:rPr/>
            </w:pPr>
            <w:r w:rsidDel="00000000" w:rsidR="00000000" w:rsidRPr="00000000">
              <w:rPr>
                <w:rtl w:val="0"/>
              </w:rPr>
              <w:t xml:space="preserve">Development and system costs as per SOW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C">
            <w:pPr>
              <w:widowControl w:val="0"/>
              <w:rPr/>
            </w:pPr>
            <w:r w:rsidDel="00000000" w:rsidR="00000000" w:rsidRPr="00000000">
              <w:rPr>
                <w:rtl w:val="0"/>
              </w:rPr>
              <w:t xml:space="preserve">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D">
            <w:pPr>
              <w:widowControl w:val="0"/>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E">
            <w:pPr>
              <w:widowControl w:val="0"/>
              <w:rPr/>
            </w:pPr>
            <w:r w:rsidDel="00000000" w:rsidR="00000000" w:rsidRPr="00000000">
              <w:rPr>
                <w:rtl w:val="0"/>
              </w:rPr>
              <w:t xml:space="preserve">Workshops, training, and partner travel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3F">
            <w:pPr>
              <w:widowControl w:val="0"/>
              <w:rPr/>
            </w:pPr>
            <w:r w:rsidDel="00000000" w:rsidR="00000000" w:rsidRPr="00000000">
              <w:rPr>
                <w:rtl w:val="0"/>
              </w:rPr>
              <w:t xml:space="preserve">Administrative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0">
            <w:pPr>
              <w:widowControl w:val="0"/>
              <w:rPr/>
            </w:pPr>
            <w:r w:rsidDel="00000000" w:rsidR="00000000" w:rsidRPr="00000000">
              <w:rPr>
                <w:rtl w:val="0"/>
              </w:rPr>
              <w:t xml:space="preserve">11,500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41">
            <w:pPr>
              <w:widowControl w:val="0"/>
              <w:rPr/>
            </w:pPr>
            <w:r w:rsidDel="00000000" w:rsidR="00000000" w:rsidRPr="00000000">
              <w:rPr>
                <w:rtl w:val="0"/>
              </w:rPr>
              <w:t xml:space="preserve">Administrative costs</w:t>
            </w:r>
          </w:p>
        </w:tc>
      </w:tr>
    </w:tbl>
    <w:p w:rsidR="00000000" w:rsidDel="00000000" w:rsidP="00000000" w:rsidRDefault="00000000" w:rsidRPr="00000000" w14:paraId="00000242">
      <w:pPr>
        <w:widowControl w:val="0"/>
        <w:rPr/>
      </w:pPr>
      <w:r w:rsidDel="00000000" w:rsidR="00000000" w:rsidRPr="00000000">
        <w:rPr>
          <w:rtl w:val="0"/>
        </w:rPr>
      </w:r>
    </w:p>
    <w:p w:rsidR="00000000" w:rsidDel="00000000" w:rsidP="00000000" w:rsidRDefault="00000000" w:rsidRPr="00000000" w14:paraId="00000243">
      <w:pPr>
        <w:pStyle w:val="Heading1"/>
        <w:keepNext w:val="0"/>
        <w:keepLines w:val="0"/>
        <w:widowControl w:val="0"/>
        <w:spacing w:before="480" w:lineRule="auto"/>
        <w:rPr>
          <w:b w:val="1"/>
          <w:bCs w:val="1"/>
          <w:sz w:val="46"/>
          <w:szCs w:val="46"/>
        </w:rPr>
      </w:pPr>
      <w:bookmarkStart w:colFirst="0" w:colLast="0" w:name="_heading=h.cs3862nzocck" w:id="2"/>
      <w:bookmarkEnd w:id="2"/>
      <w:r w:rsidDel="00000000" w:rsidR="00000000" w:rsidRPr="00000000">
        <w:rPr>
          <w:b w:val="1"/>
          <w:bCs w:val="1"/>
          <w:sz w:val="46"/>
          <w:szCs w:val="46"/>
          <w:rtl w:val="0"/>
        </w:rPr>
        <w:t xml:space="preserve">Annex 3 – IP and Licensing Statement</w:t>
      </w:r>
    </w:p>
    <w:p w:rsidR="00000000" w:rsidDel="00000000" w:rsidP="00000000" w:rsidRDefault="00000000" w:rsidRPr="00000000" w14:paraId="00000244">
      <w:pPr>
        <w:widowControl w:val="0"/>
        <w:spacing w:after="220" w:before="220" w:lineRule="auto"/>
        <w:rPr/>
      </w:pPr>
      <w:r w:rsidDel="00000000" w:rsidR="00000000" w:rsidRPr="00000000">
        <w:rPr>
          <w:rtl w:val="0"/>
        </w:rPr>
        <w:t xml:space="preserve">All outputs, software, documentation, and materials created under this Agreement will be:</w:t>
      </w:r>
    </w:p>
    <w:p w:rsidR="00000000" w:rsidDel="00000000" w:rsidP="00000000" w:rsidRDefault="00000000" w:rsidRPr="00000000" w14:paraId="00000245">
      <w:pPr>
        <w:widowControl w:val="0"/>
        <w:numPr>
          <w:ilvl w:val="0"/>
          <w:numId w:val="9"/>
        </w:numPr>
        <w:spacing w:before="220" w:lineRule="auto"/>
        <w:ind w:left="720" w:hanging="360"/>
        <w:rPr/>
      </w:pPr>
      <w:r w:rsidDel="00000000" w:rsidR="00000000" w:rsidRPr="00000000">
        <w:rPr>
          <w:rtl w:val="0"/>
        </w:rPr>
        <w:t xml:space="preserve">Licensed under an open-source license</w:t>
      </w:r>
      <w:sdt>
        <w:sdtPr>
          <w:id w:val="1926698347"/>
          <w:tag w:val="goog_rdk_134"/>
        </w:sdtPr>
        <w:sdtContent>
          <w:ins w:author="Parsons, Elizabeth L." w:id="37" w:date="2025-11-11T17:44:00Z">
            <w:r w:rsidDel="00000000" w:rsidR="00000000" w:rsidRPr="00000000">
              <w:rPr>
                <w:rtl w:val="0"/>
              </w:rPr>
              <w:t xml:space="preserve"> ( as defined by the Open Source Initiative (Opensource.org)) selected by Gisa</w:t>
            </w:r>
          </w:ins>
        </w:sdtContent>
      </w:sdt>
      <w:sdt>
        <w:sdtPr>
          <w:id w:val="-745834534"/>
          <w:tag w:val="goog_rdk_135"/>
        </w:sdtPr>
        <w:sdtContent>
          <w:del w:author="Parsons, Elizabeth L." w:id="37" w:date="2025-11-11T17:44:00Z">
            <w:r w:rsidDel="00000000" w:rsidR="00000000" w:rsidRPr="00000000">
              <w:rPr>
                <w:rtl w:val="0"/>
              </w:rPr>
              <w:delText xml:space="preserve"> approved by P2H</w:delText>
            </w:r>
          </w:del>
        </w:sdtContent>
      </w:sdt>
      <w:r w:rsidDel="00000000" w:rsidR="00000000" w:rsidRPr="00000000">
        <w:rPr>
          <w:rtl w:val="0"/>
        </w:rPr>
        <w:t xml:space="preserve">.</w:t>
      </w:r>
    </w:p>
    <w:p w:rsidR="00000000" w:rsidDel="00000000" w:rsidP="00000000" w:rsidRDefault="00000000" w:rsidRPr="00000000" w14:paraId="00000246">
      <w:pPr>
        <w:widowControl w:val="0"/>
        <w:numPr>
          <w:ilvl w:val="0"/>
          <w:numId w:val="9"/>
        </w:numPr>
        <w:ind w:left="720" w:hanging="360"/>
        <w:rPr/>
      </w:pPr>
      <w:r w:rsidDel="00000000" w:rsidR="00000000" w:rsidRPr="00000000">
        <w:rPr>
          <w:rtl w:val="0"/>
        </w:rPr>
        <w:t xml:space="preserve">Freely available for non-commercial humanitarian and research purposes.</w:t>
      </w:r>
    </w:p>
    <w:p w:rsidR="00000000" w:rsidDel="00000000" w:rsidP="00000000" w:rsidRDefault="00000000" w:rsidRPr="00000000" w14:paraId="00000247">
      <w:pPr>
        <w:widowControl w:val="0"/>
        <w:numPr>
          <w:ilvl w:val="0"/>
          <w:numId w:val="9"/>
        </w:numPr>
        <w:ind w:left="720" w:hanging="360"/>
        <w:rPr/>
      </w:pPr>
      <w:r w:rsidDel="00000000" w:rsidR="00000000" w:rsidRPr="00000000">
        <w:rPr>
          <w:rtl w:val="0"/>
        </w:rPr>
        <w:t xml:space="preserve">Shared via repositories designated by P2H.</w:t>
      </w:r>
    </w:p>
    <w:p w:rsidR="00000000" w:rsidDel="00000000" w:rsidP="00000000" w:rsidRDefault="00000000" w:rsidRPr="00000000" w14:paraId="00000248">
      <w:pPr>
        <w:widowControl w:val="0"/>
        <w:numPr>
          <w:ilvl w:val="0"/>
          <w:numId w:val="9"/>
        </w:numPr>
        <w:ind w:left="720" w:hanging="360"/>
        <w:rPr/>
      </w:pPr>
      <w:r w:rsidDel="00000000" w:rsidR="00000000" w:rsidRPr="00000000">
        <w:rPr>
          <w:rtl w:val="0"/>
        </w:rPr>
        <w:t xml:space="preserve">Any proprietary components or third-party libraries must be identified prior to deployment.</w:t>
      </w:r>
    </w:p>
    <w:p w:rsidR="00000000" w:rsidDel="00000000" w:rsidP="00000000" w:rsidRDefault="00000000" w:rsidRPr="00000000" w14:paraId="00000249">
      <w:pPr>
        <w:widowControl w:val="0"/>
        <w:numPr>
          <w:ilvl w:val="0"/>
          <w:numId w:val="9"/>
        </w:numPr>
        <w:spacing w:after="220" w:lineRule="auto"/>
        <w:ind w:left="720" w:hanging="360"/>
        <w:rPr/>
      </w:pPr>
      <w:r w:rsidDel="00000000" w:rsidR="00000000" w:rsidRPr="00000000">
        <w:rPr>
          <w:rtl w:val="0"/>
        </w:rPr>
        <w:t xml:space="preserve">Personal or sensitive data will be protected using encryption, row-level security, and access controls.</w:t>
      </w:r>
    </w:p>
    <w:sdt>
      <w:sdtPr>
        <w:id w:val="888210909"/>
        <w:tag w:val="goog_rdk_139"/>
      </w:sdtPr>
      <w:sdtContent>
        <w:p w:rsidR="00000000" w:rsidDel="00000000" w:rsidP="00000000" w:rsidRDefault="00000000" w:rsidRPr="00000000" w14:paraId="0000024A">
          <w:pPr>
            <w:pStyle w:val="Heading1"/>
            <w:keepNext w:val="0"/>
            <w:keepLines w:val="0"/>
            <w:widowControl w:val="0"/>
            <w:spacing w:before="480" w:lineRule="auto"/>
            <w:rPr>
              <w:del w:author="Parsons, Elizabeth L." w:id="38" w:date="2025-11-11T18:53:00Z"/>
              <w:b w:val="1"/>
              <w:bCs w:val="1"/>
              <w:sz w:val="46"/>
              <w:szCs w:val="46"/>
            </w:rPr>
          </w:pPr>
          <w:sdt>
            <w:sdtPr>
              <w:id w:val="1278264575"/>
              <w:tag w:val="goog_rdk_137"/>
            </w:sdtPr>
            <w:sdtContent>
              <w:del w:author="Parsons, Elizabeth L." w:id="38" w:date="2025-11-11T18:53:00Z"/>
              <w:sdt>
                <w:sdtPr>
                  <w:id w:val="-786282071"/>
                  <w:tag w:val="goog_rdk_138"/>
                </w:sdtPr>
                <w:sdtContent>
                  <w:commentRangeStart w:id="6"/>
                </w:sdtContent>
              </w:sdt>
              <w:del w:author="Parsons, Elizabeth L." w:id="38" w:date="2025-11-11T18:53:00Z">
                <w:bookmarkStart w:colFirst="0" w:colLast="0" w:name="_heading=h.bqmxovghuy15" w:id="3"/>
                <w:bookmarkEnd w:id="3"/>
                <w:r w:rsidDel="00000000" w:rsidR="00000000" w:rsidRPr="00000000">
                  <w:rPr>
                    <w:b w:val="1"/>
                    <w:bCs w:val="1"/>
                    <w:sz w:val="46"/>
                    <w:szCs w:val="46"/>
                    <w:rtl w:val="0"/>
                  </w:rPr>
                  <w:delText xml:space="preserve">Annex </w:delText>
                </w:r>
                <w:commentRangeEnd w:id="6"/>
                <w:r w:rsidDel="00000000" w:rsidR="00000000" w:rsidRPr="00000000">
                  <w:commentReference w:id="6"/>
                </w:r>
                <w:r w:rsidDel="00000000" w:rsidR="00000000" w:rsidRPr="00000000">
                  <w:rPr>
                    <w:b w:val="1"/>
                    <w:bCs w:val="1"/>
                    <w:sz w:val="46"/>
                    <w:szCs w:val="46"/>
                    <w:rtl w:val="0"/>
                  </w:rPr>
                  <w:delText xml:space="preserve">4 – FCDO Flow-Down and Compliance Clauses</w:delText>
                </w:r>
              </w:del>
            </w:sdtContent>
          </w:sdt>
        </w:p>
      </w:sdtContent>
    </w:sdt>
    <w:sdt>
      <w:sdtPr>
        <w:id w:val="-497308010"/>
        <w:tag w:val="goog_rdk_141"/>
      </w:sdtPr>
      <w:sdtContent>
        <w:p w:rsidR="00000000" w:rsidDel="00000000" w:rsidP="00000000" w:rsidRDefault="00000000" w:rsidRPr="00000000" w14:paraId="0000024B">
          <w:pPr>
            <w:widowControl w:val="0"/>
            <w:spacing w:after="220" w:before="220" w:lineRule="auto"/>
            <w:rPr>
              <w:del w:author="Parsons, Elizabeth L." w:id="38" w:date="2025-11-11T18:53:00Z"/>
            </w:rPr>
          </w:pPr>
          <w:sdt>
            <w:sdtPr>
              <w:id w:val="-622218586"/>
              <w:tag w:val="goog_rdk_140"/>
            </w:sdtPr>
            <w:sdtContent>
              <w:del w:author="Parsons, Elizabeth L." w:id="38" w:date="2025-11-11T18:53:00Z">
                <w:r w:rsidDel="00000000" w:rsidR="00000000" w:rsidRPr="00000000">
                  <w:rPr>
                    <w:rtl w:val="0"/>
                  </w:rPr>
                  <w:delText xml:space="preserve">Gisa Group shall adhere to the following FCDO-aligned standards:</w:delText>
                </w:r>
              </w:del>
            </w:sdtContent>
          </w:sdt>
        </w:p>
      </w:sdtContent>
    </w:sdt>
    <w:sdt>
      <w:sdtPr>
        <w:id w:val="2024289681"/>
        <w:tag w:val="goog_rdk_143"/>
      </w:sdtPr>
      <w:sdtContent>
        <w:p w:rsidR="00000000" w:rsidDel="00000000" w:rsidP="00000000" w:rsidRDefault="00000000" w:rsidRPr="00000000" w14:paraId="0000024C">
          <w:pPr>
            <w:widowControl w:val="0"/>
            <w:numPr>
              <w:ilvl w:val="0"/>
              <w:numId w:val="6"/>
            </w:numPr>
            <w:spacing w:before="220" w:lineRule="auto"/>
            <w:ind w:left="720" w:hanging="360"/>
            <w:rPr>
              <w:del w:author="Parsons, Elizabeth L." w:id="38" w:date="2025-11-11T18:53:00Z"/>
            </w:rPr>
          </w:pPr>
          <w:sdt>
            <w:sdtPr>
              <w:id w:val="-1398118108"/>
              <w:tag w:val="goog_rdk_142"/>
            </w:sdtPr>
            <w:sdtContent>
              <w:del w:author="Parsons, Elizabeth L." w:id="38" w:date="2025-11-11T18:53:00Z">
                <w:r w:rsidDel="00000000" w:rsidR="00000000" w:rsidRPr="00000000">
                  <w:rPr>
                    <w:b w:val="1"/>
                    <w:bCs w:val="1"/>
                    <w:rtl w:val="0"/>
                  </w:rPr>
                  <w:delText xml:space="preserve">Ethics and Integrity:</w:delText>
                </w:r>
                <w:r w:rsidDel="00000000" w:rsidR="00000000" w:rsidRPr="00000000">
                  <w:rPr>
                    <w:rtl w:val="0"/>
                  </w:rPr>
                  <w:delText xml:space="preserve"> No involvement in bribery, fraud, money laundering, or conflict of interest.</w:delText>
                </w:r>
              </w:del>
            </w:sdtContent>
          </w:sdt>
        </w:p>
      </w:sdtContent>
    </w:sdt>
    <w:sdt>
      <w:sdtPr>
        <w:id w:val="1464297244"/>
        <w:tag w:val="goog_rdk_145"/>
      </w:sdtPr>
      <w:sdtContent>
        <w:p w:rsidR="00000000" w:rsidDel="00000000" w:rsidP="00000000" w:rsidRDefault="00000000" w:rsidRPr="00000000" w14:paraId="0000024D">
          <w:pPr>
            <w:widowControl w:val="0"/>
            <w:numPr>
              <w:ilvl w:val="0"/>
              <w:numId w:val="6"/>
            </w:numPr>
            <w:ind w:left="720" w:hanging="360"/>
            <w:rPr>
              <w:del w:author="Parsons, Elizabeth L." w:id="38" w:date="2025-11-11T18:53:00Z"/>
            </w:rPr>
          </w:pPr>
          <w:sdt>
            <w:sdtPr>
              <w:id w:val="1648581066"/>
              <w:tag w:val="goog_rdk_144"/>
            </w:sdtPr>
            <w:sdtContent>
              <w:del w:author="Parsons, Elizabeth L." w:id="38" w:date="2025-11-11T18:53:00Z">
                <w:r w:rsidDel="00000000" w:rsidR="00000000" w:rsidRPr="00000000">
                  <w:rPr>
                    <w:b w:val="1"/>
                    <w:bCs w:val="1"/>
                    <w:rtl w:val="0"/>
                  </w:rPr>
                  <w:delText xml:space="preserve">Safeguarding:</w:delText>
                </w:r>
                <w:r w:rsidDel="00000000" w:rsidR="00000000" w:rsidRPr="00000000">
                  <w:rPr>
                    <w:rtl w:val="0"/>
                  </w:rPr>
                  <w:delText xml:space="preserve"> Prevent and respond to sexual exploitation, abuse, or harassment.</w:delText>
                </w:r>
              </w:del>
            </w:sdtContent>
          </w:sdt>
        </w:p>
      </w:sdtContent>
    </w:sdt>
    <w:sdt>
      <w:sdtPr>
        <w:id w:val="1731906552"/>
        <w:tag w:val="goog_rdk_147"/>
      </w:sdtPr>
      <w:sdtContent>
        <w:p w:rsidR="00000000" w:rsidDel="00000000" w:rsidP="00000000" w:rsidRDefault="00000000" w:rsidRPr="00000000" w14:paraId="0000024E">
          <w:pPr>
            <w:widowControl w:val="0"/>
            <w:numPr>
              <w:ilvl w:val="0"/>
              <w:numId w:val="6"/>
            </w:numPr>
            <w:ind w:left="720" w:hanging="360"/>
            <w:rPr>
              <w:del w:author="Parsons, Elizabeth L." w:id="38" w:date="2025-11-11T18:53:00Z"/>
            </w:rPr>
          </w:pPr>
          <w:sdt>
            <w:sdtPr>
              <w:id w:val="905778805"/>
              <w:tag w:val="goog_rdk_146"/>
            </w:sdtPr>
            <w:sdtContent>
              <w:del w:author="Parsons, Elizabeth L." w:id="38" w:date="2025-11-11T18:53:00Z">
                <w:r w:rsidDel="00000000" w:rsidR="00000000" w:rsidRPr="00000000">
                  <w:rPr>
                    <w:b w:val="1"/>
                    <w:bCs w:val="1"/>
                    <w:rtl w:val="0"/>
                  </w:rPr>
                  <w:delText xml:space="preserve">Human Rights:</w:delText>
                </w:r>
                <w:r w:rsidDel="00000000" w:rsidR="00000000" w:rsidRPr="00000000">
                  <w:rPr>
                    <w:rtl w:val="0"/>
                  </w:rPr>
                  <w:delText xml:space="preserve"> Respect human rights in all operations and prohibit forced or child labor.</w:delText>
                </w:r>
              </w:del>
            </w:sdtContent>
          </w:sdt>
        </w:p>
      </w:sdtContent>
    </w:sdt>
    <w:sdt>
      <w:sdtPr>
        <w:id w:val="1716337347"/>
        <w:tag w:val="goog_rdk_149"/>
      </w:sdtPr>
      <w:sdtContent>
        <w:p w:rsidR="00000000" w:rsidDel="00000000" w:rsidP="00000000" w:rsidRDefault="00000000" w:rsidRPr="00000000" w14:paraId="0000024F">
          <w:pPr>
            <w:widowControl w:val="0"/>
            <w:numPr>
              <w:ilvl w:val="0"/>
              <w:numId w:val="6"/>
            </w:numPr>
            <w:ind w:left="720" w:hanging="360"/>
            <w:rPr>
              <w:del w:author="Parsons, Elizabeth L." w:id="38" w:date="2025-11-11T18:53:00Z"/>
            </w:rPr>
          </w:pPr>
          <w:sdt>
            <w:sdtPr>
              <w:id w:val="66437795"/>
              <w:tag w:val="goog_rdk_148"/>
            </w:sdtPr>
            <w:sdtContent>
              <w:del w:author="Parsons, Elizabeth L." w:id="38" w:date="2025-11-11T18:53:00Z">
                <w:r w:rsidDel="00000000" w:rsidR="00000000" w:rsidRPr="00000000">
                  <w:rPr>
                    <w:b w:val="1"/>
                    <w:bCs w:val="1"/>
                    <w:rtl w:val="0"/>
                  </w:rPr>
                  <w:delText xml:space="preserve">Financial Transparency:</w:delText>
                </w:r>
                <w:r w:rsidDel="00000000" w:rsidR="00000000" w:rsidRPr="00000000">
                  <w:rPr>
                    <w:rtl w:val="0"/>
                  </w:rPr>
                  <w:delText xml:space="preserve"> Maintain transparent accounting and allow donor audit access.</w:delText>
                </w:r>
              </w:del>
            </w:sdtContent>
          </w:sdt>
        </w:p>
      </w:sdtContent>
    </w:sdt>
    <w:sdt>
      <w:sdtPr>
        <w:id w:val="-841476684"/>
        <w:tag w:val="goog_rdk_151"/>
      </w:sdtPr>
      <w:sdtContent>
        <w:p w:rsidR="00000000" w:rsidDel="00000000" w:rsidP="00000000" w:rsidRDefault="00000000" w:rsidRPr="00000000" w14:paraId="00000250">
          <w:pPr>
            <w:widowControl w:val="0"/>
            <w:numPr>
              <w:ilvl w:val="0"/>
              <w:numId w:val="6"/>
            </w:numPr>
            <w:ind w:left="720" w:hanging="360"/>
            <w:rPr>
              <w:del w:author="Parsons, Elizabeth L." w:id="38" w:date="2025-11-11T18:53:00Z"/>
            </w:rPr>
          </w:pPr>
          <w:sdt>
            <w:sdtPr>
              <w:id w:val="895081754"/>
              <w:tag w:val="goog_rdk_150"/>
            </w:sdtPr>
            <w:sdtContent>
              <w:del w:author="Parsons, Elizabeth L." w:id="38" w:date="2025-11-11T18:53:00Z">
                <w:r w:rsidDel="00000000" w:rsidR="00000000" w:rsidRPr="00000000">
                  <w:rPr>
                    <w:b w:val="1"/>
                    <w:bCs w:val="1"/>
                    <w:rtl w:val="0"/>
                  </w:rPr>
                  <w:delText xml:space="preserve">Data Protection:</w:delText>
                </w:r>
                <w:r w:rsidDel="00000000" w:rsidR="00000000" w:rsidRPr="00000000">
                  <w:rPr>
                    <w:rtl w:val="0"/>
                  </w:rPr>
                  <w:delText xml:space="preserve"> Handle personal and project data per GDPR and local laws.</w:delText>
                </w:r>
              </w:del>
            </w:sdtContent>
          </w:sdt>
        </w:p>
      </w:sdtContent>
    </w:sdt>
    <w:sdt>
      <w:sdtPr>
        <w:id w:val="2080264107"/>
        <w:tag w:val="goog_rdk_153"/>
      </w:sdtPr>
      <w:sdtContent>
        <w:p w:rsidR="00000000" w:rsidDel="00000000" w:rsidP="00000000" w:rsidRDefault="00000000" w:rsidRPr="00000000" w14:paraId="00000251">
          <w:pPr>
            <w:widowControl w:val="0"/>
            <w:numPr>
              <w:ilvl w:val="0"/>
              <w:numId w:val="6"/>
            </w:numPr>
            <w:ind w:left="720" w:hanging="360"/>
            <w:rPr>
              <w:del w:author="Parsons, Elizabeth L." w:id="38" w:date="2025-11-11T18:53:00Z"/>
            </w:rPr>
          </w:pPr>
          <w:sdt>
            <w:sdtPr>
              <w:id w:val="-1141307832"/>
              <w:tag w:val="goog_rdk_152"/>
            </w:sdtPr>
            <w:sdtContent>
              <w:del w:author="Parsons, Elizabeth L." w:id="38" w:date="2025-11-11T18:53:00Z">
                <w:r w:rsidDel="00000000" w:rsidR="00000000" w:rsidRPr="00000000">
                  <w:rPr>
                    <w:b w:val="1"/>
                    <w:bCs w:val="1"/>
                    <w:rtl w:val="0"/>
                  </w:rPr>
                  <w:delText xml:space="preserve">Environment:</w:delText>
                </w:r>
                <w:r w:rsidDel="00000000" w:rsidR="00000000" w:rsidRPr="00000000">
                  <w:rPr>
                    <w:rtl w:val="0"/>
                  </w:rPr>
                  <w:delText xml:space="preserve"> Avoid environmental harm and ensure sustainability in operations.</w:delText>
                </w:r>
              </w:del>
            </w:sdtContent>
          </w:sdt>
        </w:p>
      </w:sdtContent>
    </w:sdt>
    <w:sdt>
      <w:sdtPr>
        <w:id w:val="1170817423"/>
        <w:tag w:val="goog_rdk_155"/>
      </w:sdtPr>
      <w:sdtContent>
        <w:p w:rsidR="00000000" w:rsidDel="00000000" w:rsidP="00000000" w:rsidRDefault="00000000" w:rsidRPr="00000000" w14:paraId="00000252">
          <w:pPr>
            <w:widowControl w:val="0"/>
            <w:numPr>
              <w:ilvl w:val="0"/>
              <w:numId w:val="6"/>
            </w:numPr>
            <w:ind w:left="720" w:hanging="360"/>
            <w:rPr>
              <w:del w:author="Parsons, Elizabeth L." w:id="38" w:date="2025-11-11T18:53:00Z"/>
            </w:rPr>
          </w:pPr>
          <w:sdt>
            <w:sdtPr>
              <w:id w:val="131898882"/>
              <w:tag w:val="goog_rdk_154"/>
            </w:sdtPr>
            <w:sdtContent>
              <w:del w:author="Parsons, Elizabeth L." w:id="38" w:date="2025-11-11T18:53:00Z">
                <w:r w:rsidDel="00000000" w:rsidR="00000000" w:rsidRPr="00000000">
                  <w:rPr>
                    <w:b w:val="1"/>
                    <w:bCs w:val="1"/>
                    <w:rtl w:val="0"/>
                  </w:rPr>
                  <w:delText xml:space="preserve">Branding and Acknowledgment:</w:delText>
                </w:r>
                <w:r w:rsidDel="00000000" w:rsidR="00000000" w:rsidRPr="00000000">
                  <w:rPr>
                    <w:rtl w:val="0"/>
                  </w:rPr>
                  <w:delText xml:space="preserve"> Use FCDO and P2H branding as directed, without implying endorsement.</w:delText>
                </w:r>
              </w:del>
            </w:sdtContent>
          </w:sdt>
        </w:p>
      </w:sdtContent>
    </w:sdt>
    <w:sdt>
      <w:sdtPr>
        <w:id w:val="1537270557"/>
        <w:tag w:val="goog_rdk_157"/>
      </w:sdtPr>
      <w:sdtContent>
        <w:p w:rsidR="00000000" w:rsidDel="00000000" w:rsidP="00000000" w:rsidRDefault="00000000" w:rsidRPr="00000000" w14:paraId="00000253">
          <w:pPr>
            <w:widowControl w:val="0"/>
            <w:numPr>
              <w:ilvl w:val="0"/>
              <w:numId w:val="6"/>
            </w:numPr>
            <w:ind w:left="720" w:hanging="360"/>
            <w:rPr>
              <w:del w:author="Parsons, Elizabeth L." w:id="38" w:date="2025-11-11T18:53:00Z"/>
            </w:rPr>
          </w:pPr>
          <w:sdt>
            <w:sdtPr>
              <w:id w:val="40438993"/>
              <w:tag w:val="goog_rdk_156"/>
            </w:sdtPr>
            <w:sdtContent>
              <w:del w:author="Parsons, Elizabeth L." w:id="38" w:date="2025-11-11T18:53:00Z">
                <w:r w:rsidDel="00000000" w:rsidR="00000000" w:rsidRPr="00000000">
                  <w:rPr>
                    <w:b w:val="1"/>
                    <w:bCs w:val="1"/>
                    <w:rtl w:val="0"/>
                  </w:rPr>
                  <w:delText xml:space="preserve">Subgrants and Partners:</w:delText>
                </w:r>
                <w:r w:rsidDel="00000000" w:rsidR="00000000" w:rsidRPr="00000000">
                  <w:rPr>
                    <w:rtl w:val="0"/>
                  </w:rPr>
                  <w:delText xml:space="preserve"> Flow these clauses down to all subgrantees, consultants, or vendors.</w:delText>
                </w:r>
              </w:del>
            </w:sdtContent>
          </w:sdt>
        </w:p>
      </w:sdtContent>
    </w:sdt>
    <w:sdt>
      <w:sdtPr>
        <w:id w:val="650905679"/>
        <w:tag w:val="goog_rdk_159"/>
      </w:sdtPr>
      <w:sdtContent>
        <w:p w:rsidR="00000000" w:rsidDel="00000000" w:rsidP="00000000" w:rsidRDefault="00000000" w:rsidRPr="00000000" w14:paraId="00000254">
          <w:pPr>
            <w:widowControl w:val="0"/>
            <w:numPr>
              <w:ilvl w:val="0"/>
              <w:numId w:val="6"/>
            </w:numPr>
            <w:ind w:left="720" w:hanging="360"/>
            <w:rPr>
              <w:del w:author="Parsons, Elizabeth L." w:id="38" w:date="2025-11-11T18:53:00Z"/>
            </w:rPr>
          </w:pPr>
          <w:sdt>
            <w:sdtPr>
              <w:id w:val="449815066"/>
              <w:tag w:val="goog_rdk_158"/>
            </w:sdtPr>
            <w:sdtContent>
              <w:del w:author="Parsons, Elizabeth L." w:id="38" w:date="2025-11-11T18:53:00Z">
                <w:r w:rsidDel="00000000" w:rsidR="00000000" w:rsidRPr="00000000">
                  <w:rPr>
                    <w:b w:val="1"/>
                    <w:bCs w:val="1"/>
                    <w:rtl w:val="0"/>
                  </w:rPr>
                  <w:delText xml:space="preserve">Sanctions Compliance:</w:delText>
                </w:r>
                <w:r w:rsidDel="00000000" w:rsidR="00000000" w:rsidRPr="00000000">
                  <w:rPr>
                    <w:rtl w:val="0"/>
                  </w:rPr>
                  <w:delText xml:space="preserve"> Ensure no party is on UN, OFAC, or UK sanctions lists.</w:delText>
                </w:r>
              </w:del>
            </w:sdtContent>
          </w:sdt>
        </w:p>
      </w:sdtContent>
    </w:sdt>
    <w:sdt>
      <w:sdtPr>
        <w:id w:val="1749159207"/>
        <w:tag w:val="goog_rdk_161"/>
      </w:sdtPr>
      <w:sdtContent>
        <w:p w:rsidR="00000000" w:rsidDel="00000000" w:rsidP="00000000" w:rsidRDefault="00000000" w:rsidRPr="00000000" w14:paraId="00000255">
          <w:pPr>
            <w:widowControl w:val="0"/>
            <w:numPr>
              <w:ilvl w:val="0"/>
              <w:numId w:val="6"/>
            </w:numPr>
            <w:spacing w:after="220" w:lineRule="auto"/>
            <w:ind w:left="720" w:hanging="360"/>
            <w:rPr>
              <w:del w:author="Parsons, Elizabeth L." w:id="38" w:date="2025-11-11T18:53:00Z"/>
            </w:rPr>
          </w:pPr>
          <w:sdt>
            <w:sdtPr>
              <w:id w:val="-1077057516"/>
              <w:tag w:val="goog_rdk_160"/>
            </w:sdtPr>
            <w:sdtContent>
              <w:del w:author="Parsons, Elizabeth L." w:id="38" w:date="2025-11-11T18:53:00Z">
                <w:r w:rsidDel="00000000" w:rsidR="00000000" w:rsidRPr="00000000">
                  <w:rPr>
                    <w:b w:val="1"/>
                    <w:bCs w:val="1"/>
                    <w:rtl w:val="0"/>
                  </w:rPr>
                  <w:delText xml:space="preserve">Whistleblowing:</w:delText>
                </w:r>
                <w:r w:rsidDel="00000000" w:rsidR="00000000" w:rsidRPr="00000000">
                  <w:rPr>
                    <w:rtl w:val="0"/>
                  </w:rPr>
                  <w:delText xml:space="preserve"> Maintain mechanisms to report fraud, abuse, or violations confidentially.</w:delText>
                  <w:br w:type="textWrapping"/>
                </w:r>
              </w:del>
            </w:sdtContent>
          </w:sdt>
        </w:p>
      </w:sdtContent>
    </w:sdt>
    <w:sdt>
      <w:sdtPr>
        <w:id w:val="-1547714733"/>
        <w:tag w:val="goog_rdk_163"/>
      </w:sdtPr>
      <w:sdtContent>
        <w:p w:rsidR="00000000" w:rsidDel="00000000" w:rsidP="00000000" w:rsidRDefault="00000000" w:rsidRPr="00000000" w14:paraId="00000256">
          <w:pPr>
            <w:widowControl w:val="0"/>
            <w:spacing w:after="220" w:before="220" w:lineRule="auto"/>
            <w:rPr>
              <w:del w:author="Parsons, Elizabeth L." w:id="38" w:date="2025-11-11T18:53:00Z"/>
            </w:rPr>
          </w:pPr>
          <w:sdt>
            <w:sdtPr>
              <w:id w:val="-2079849916"/>
              <w:tag w:val="goog_rdk_162"/>
            </w:sdtPr>
            <w:sdtContent>
              <w:del w:author="Parsons, Elizabeth L." w:id="38" w:date="2025-11-11T18:53:00Z">
                <w:r w:rsidDel="00000000" w:rsidR="00000000" w:rsidRPr="00000000">
                  <w:rPr>
                    <w:rtl w:val="0"/>
                  </w:rPr>
                </w:r>
              </w:del>
            </w:sdtContent>
          </w:sdt>
        </w:p>
      </w:sdtContent>
    </w:sdt>
    <w:sdt>
      <w:sdtPr>
        <w:id w:val="-1646747679"/>
        <w:tag w:val="goog_rdk_165"/>
      </w:sdtPr>
      <w:sdtContent>
        <w:p w:rsidR="00000000" w:rsidDel="00000000" w:rsidP="00000000" w:rsidRDefault="00000000" w:rsidRPr="00000000" w14:paraId="00000257">
          <w:pPr>
            <w:widowControl w:val="0"/>
            <w:rPr>
              <w:del w:author="Parsons, Elizabeth L." w:id="38" w:date="2025-11-11T18:53:00Z"/>
              <w:b w:val="1"/>
              <w:bCs w:val="1"/>
            </w:rPr>
          </w:pPr>
          <w:sdt>
            <w:sdtPr>
              <w:id w:val="1296750686"/>
              <w:tag w:val="goog_rdk_164"/>
            </w:sdtPr>
            <w:sdtContent>
              <w:del w:author="Parsons, Elizabeth L." w:id="38" w:date="2025-11-11T18:53:00Z">
                <w:r w:rsidDel="00000000" w:rsidR="00000000" w:rsidRPr="00000000">
                  <w:rPr>
                    <w:rtl w:val="0"/>
                  </w:rPr>
                </w:r>
              </w:del>
            </w:sdtContent>
          </w:sdt>
        </w:p>
      </w:sdtContent>
    </w:sdt>
    <w:p w:rsidR="00000000" w:rsidDel="00000000" w:rsidP="00000000" w:rsidRDefault="00000000" w:rsidRPr="00000000" w14:paraId="00000258">
      <w:pPr>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rsons, Elizabeth L." w:id="6" w:date="2025-11-11T18:54:00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downs are in Section 6 of the agreementax</w:t>
      </w:r>
    </w:p>
  </w:comment>
  <w:comment w:author="Parsons, Elizabeth L." w:id="1" w:date="2025-11-11T18:49:00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requires Gisa to comply with privacy/data protection laws.</w:t>
      </w:r>
    </w:p>
  </w:comment>
  <w:comment w:author="Parsons, Elizabeth L." w:id="2" w:date="2025-11-11T18:48:00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very long time and likely longer than the statute of limitations for most claims.</w:t>
      </w:r>
    </w:p>
  </w:comment>
  <w:comment w:author="Nicole Deanne" w:id="3" w:date="2025-11-05T14:19:57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 if any of this doesn't make sense (like especially maybe the database/portal part) please feel free to edit/adjust.</w:t>
      </w:r>
    </w:p>
  </w:comment>
  <w:comment w:author="Josh Balser" w:id="4" w:date="2025-11-05T15:57:29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one or two things, but do you think we should include in the payment and milestone section rather than here?</w:t>
      </w:r>
    </w:p>
  </w:comment>
  <w:comment w:author="Nicole Deanne" w:id="5" w:date="2025-11-05T17:19:06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makes sense</w:t>
      </w:r>
    </w:p>
  </w:comment>
  <w:comment w:author="Parsons, Elizabeth L." w:id="0" w:date="2025-11-11T13:45:00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it looks like the intent is that payment is due the last day of the specified month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C" w15:done="0"/>
  <w15:commentEx w15:paraId="0000025D" w15:done="0"/>
  <w15:commentEx w15:paraId="0000025E" w15:done="0"/>
  <w15:commentEx w15:paraId="0000025F" w15:done="0"/>
  <w15:commentEx w15:paraId="00000260" w15:paraIdParent="0000025F" w15:done="0"/>
  <w15:commentEx w15:paraId="00000261" w15:paraIdParent="0000025F" w15:done="0"/>
  <w15:commentEx w15:paraId="0000026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jc w:val="center"/>
      <w:rPr/>
    </w:pPr>
    <w:r w:rsidDel="00000000" w:rsidR="00000000" w:rsidRPr="00000000">
      <w:rPr/>
      <w:drawing>
        <wp:inline distB="114300" distT="114300" distL="114300" distR="114300">
          <wp:extent cx="1633538" cy="1302415"/>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33538" cy="13024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720" w:hanging="720"/>
      </w:pPr>
      <w:rPr>
        <w:u w:val="none"/>
      </w:rPr>
    </w:lvl>
    <w:lvl w:ilvl="5">
      <w:start w:val="1"/>
      <w:numFmt w:val="decimal"/>
      <w:lvlText w:val="%1.%2.%3.%4.%5.%6"/>
      <w:lvlJc w:val="left"/>
      <w:pPr>
        <w:ind w:left="1080" w:hanging="1080"/>
      </w:pPr>
      <w:rPr>
        <w:u w:val="none"/>
      </w:rPr>
    </w:lvl>
    <w:lvl w:ilvl="6">
      <w:start w:val="1"/>
      <w:numFmt w:val="decimal"/>
      <w:lvlText w:val="%1.%2.%3.%4.%5.%6.%7"/>
      <w:lvlJc w:val="left"/>
      <w:pPr>
        <w:ind w:left="1080" w:hanging="108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540" w:hanging="360"/>
      </w:pPr>
      <w:rPr>
        <w:u w:val="none"/>
      </w:rPr>
    </w:lvl>
    <w:lvl w:ilvl="1">
      <w:start w:val="1"/>
      <w:numFmt w:val="lowerLetter"/>
      <w:lvlText w:val="%2."/>
      <w:lvlJc w:val="left"/>
      <w:pPr>
        <w:ind w:left="180" w:hanging="360"/>
      </w:pPr>
      <w:rPr>
        <w:u w:val="none"/>
      </w:rPr>
    </w:lvl>
    <w:lvl w:ilvl="2">
      <w:start w:val="1"/>
      <w:numFmt w:val="lowerRoman"/>
      <w:lvlText w:val="%3."/>
      <w:lvlJc w:val="right"/>
      <w:pPr>
        <w:ind w:left="900" w:hanging="180"/>
      </w:pPr>
      <w:rPr>
        <w:u w:val="none"/>
      </w:rPr>
    </w:lvl>
    <w:lvl w:ilvl="3">
      <w:start w:val="1"/>
      <w:numFmt w:val="decimal"/>
      <w:lvlText w:val="%4."/>
      <w:lvlJc w:val="left"/>
      <w:pPr>
        <w:ind w:left="1620" w:hanging="360"/>
      </w:pPr>
      <w:rPr>
        <w:u w:val="none"/>
      </w:rPr>
    </w:lvl>
    <w:lvl w:ilvl="4">
      <w:start w:val="1"/>
      <w:numFmt w:val="lowerLetter"/>
      <w:lvlText w:val="%5."/>
      <w:lvlJc w:val="left"/>
      <w:pPr>
        <w:ind w:left="2340" w:hanging="360"/>
      </w:pPr>
      <w:rPr>
        <w:u w:val="none"/>
      </w:rPr>
    </w:lvl>
    <w:lvl w:ilvl="5">
      <w:start w:val="1"/>
      <w:numFmt w:val="lowerRoman"/>
      <w:lvlText w:val="%6."/>
      <w:lvlJc w:val="right"/>
      <w:pPr>
        <w:ind w:left="3060" w:hanging="180"/>
      </w:pPr>
      <w:rPr>
        <w:u w:val="none"/>
      </w:rPr>
    </w:lvl>
    <w:lvl w:ilvl="6">
      <w:start w:val="1"/>
      <w:numFmt w:val="decimal"/>
      <w:lvlText w:val="%7."/>
      <w:lvlJc w:val="left"/>
      <w:pPr>
        <w:ind w:left="3780" w:hanging="360"/>
      </w:pPr>
      <w:rPr>
        <w:u w:val="none"/>
      </w:rPr>
    </w:lvl>
    <w:lvl w:ilvl="7">
      <w:start w:val="1"/>
      <w:numFmt w:val="lowerLetter"/>
      <w:lvlText w:val="%8."/>
      <w:lvlJc w:val="left"/>
      <w:pPr>
        <w:ind w:left="4500" w:hanging="360"/>
      </w:pPr>
      <w:rPr>
        <w:u w:val="none"/>
      </w:rPr>
    </w:lvl>
    <w:lvl w:ilvl="8">
      <w:start w:val="1"/>
      <w:numFmt w:val="lowerRoman"/>
      <w:lvlText w:val="%9."/>
      <w:lvlJc w:val="right"/>
      <w:pPr>
        <w:ind w:left="522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720" w:hanging="720"/>
      </w:pPr>
      <w:rPr>
        <w:u w:val="none"/>
      </w:rPr>
    </w:lvl>
    <w:lvl w:ilvl="5">
      <w:start w:val="1"/>
      <w:numFmt w:val="decimal"/>
      <w:lvlText w:val="%1.%2.%3.%4.%5.%6"/>
      <w:lvlJc w:val="left"/>
      <w:pPr>
        <w:ind w:left="1080" w:hanging="1080"/>
      </w:pPr>
      <w:rPr>
        <w:u w:val="none"/>
      </w:rPr>
    </w:lvl>
    <w:lvl w:ilvl="6">
      <w:start w:val="1"/>
      <w:numFmt w:val="decimal"/>
      <w:lvlText w:val="%1.%2.%3.%4.%5.%6.%7"/>
      <w:lvlJc w:val="left"/>
      <w:pPr>
        <w:ind w:left="1080" w:hanging="108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2"/>
    <w:tblPr>
      <w:tblStyleRowBandSize w:val="1"/>
      <w:tblStyleColBandSize w:val="1"/>
    </w:tblPr>
  </w:style>
  <w:style w:type="table" w:styleId="a0" w:customStyle="1">
    <w:basedOn w:val="TableNormal2"/>
    <w:tblPr>
      <w:tblStyleRowBandSize w:val="1"/>
      <w:tblStyleColBandSize w:val="1"/>
    </w:tblPr>
  </w:style>
  <w:style w:type="table" w:styleId="a1" w:customStyle="1">
    <w:basedOn w:val="TableNormal2"/>
    <w:tblPr>
      <w:tblStyleRowBandSize w:val="1"/>
      <w:tblStyleColBandSize w:val="1"/>
    </w:tblPr>
  </w:style>
  <w:style w:type="table" w:styleId="a2" w:customStyle="1">
    <w:basedOn w:val="TableNormal2"/>
    <w:tblPr>
      <w:tblStyleRowBandSize w:val="1"/>
      <w:tblStyleColBandSize w:val="1"/>
    </w:tblPr>
  </w:style>
  <w:style w:type="table" w:styleId="a3" w:customStyle="1">
    <w:basedOn w:val="TableNormal2"/>
    <w:tblPr>
      <w:tblStyleRowBandSize w:val="1"/>
      <w:tblStyleColBandSize w:val="1"/>
    </w:tblPr>
  </w:style>
  <w:style w:type="table" w:styleId="a4" w:customStyle="1">
    <w:basedOn w:val="TableNormal2"/>
    <w:tblPr>
      <w:tblStyleRowBandSize w:val="1"/>
      <w:tblStyleColBandSize w:val="1"/>
    </w:tblPr>
  </w:style>
  <w:style w:type="table" w:styleId="a5" w:customStyle="1">
    <w:basedOn w:val="TableNormal2"/>
    <w:tblPr>
      <w:tblStyleRowBandSize w:val="1"/>
      <w:tblStyleColBandSize w:val="1"/>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5224F4"/>
    <w:rPr>
      <w:b w:val="1"/>
      <w:bCs w:val="1"/>
    </w:rPr>
  </w:style>
  <w:style w:type="character" w:styleId="CommentSubjectChar" w:customStyle="1">
    <w:name w:val="Comment Subject Char"/>
    <w:basedOn w:val="CommentTextChar"/>
    <w:link w:val="CommentSubject"/>
    <w:uiPriority w:val="99"/>
    <w:semiHidden w:val="1"/>
    <w:rsid w:val="005224F4"/>
    <w:rPr>
      <w:b w:val="1"/>
      <w:bCs w:val="1"/>
      <w:sz w:val="20"/>
      <w:szCs w:val="20"/>
    </w:rPr>
  </w:style>
  <w:style w:type="paragraph" w:styleId="Revision">
    <w:name w:val="Revision"/>
    <w:hidden w:val="1"/>
    <w:uiPriority w:val="99"/>
    <w:semiHidden w:val="1"/>
    <w:rsid w:val="008772F0"/>
    <w:pPr>
      <w:spacing w:line="240" w:lineRule="auto"/>
    </w:pPr>
  </w:style>
  <w:style w:type="paragraph" w:styleId="ListNumber">
    <w:name w:val="List Number"/>
    <w:basedOn w:val="Normal"/>
    <w:qFormat w:val="1"/>
    <w:rsid w:val="009F329C"/>
    <w:pPr>
      <w:numPr>
        <w:numId w:val="17"/>
      </w:numPr>
      <w:spacing w:after="40" w:line="240" w:lineRule="auto"/>
      <w:ind w:left="0" w:firstLine="0"/>
      <w:jc w:val="both"/>
    </w:pPr>
    <w:rPr>
      <w:rFonts w:ascii="Times New Roman" w:cs="Arial Unicode MS" w:eastAsia="SimSun" w:hAnsi="Times New Roman"/>
      <w:lang w:val="en-US"/>
    </w:rPr>
  </w:style>
  <w:style w:type="paragraph" w:styleId="ListParagraph">
    <w:name w:val="List Paragraph"/>
    <w:basedOn w:val="Normal"/>
    <w:uiPriority w:val="34"/>
    <w:qFormat w:val="1"/>
    <w:rsid w:val="009F329C"/>
    <w:pPr>
      <w:ind w:left="720"/>
      <w:contextualSpacing w:val="1"/>
    </w:p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hyperlink" Target="https://docs.google.com/spreadsheets/d/194ueL9js0AS8_maK7f22sr07m7s314BpgW6LJaWOGWs/edit?gid=1853712197#gid=185371219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cq+yNo8J7iYnlwh/liFtfHmo4g==">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2025-11-11T19:18:00Z</dcterms:created>
  <dc:creator>Parsons, Elizabeth L.</dc:creator>
</cp:coreProperties>
</file>