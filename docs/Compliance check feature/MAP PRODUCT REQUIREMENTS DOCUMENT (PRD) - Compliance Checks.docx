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sz w:val="20"/>
          <w:szCs w:val="20"/>
          <w:shd w:fill="fff2cc" w:val="clear"/>
        </w:rPr>
      </w:pPr>
      <w:r w:rsidDel="00000000" w:rsidR="00000000" w:rsidRPr="00000000">
        <w:rPr>
          <w:b w:val="1"/>
          <w:bCs w:val="1"/>
          <w:sz w:val="20"/>
          <w:szCs w:val="20"/>
          <w:rtl w:val="0"/>
        </w:rPr>
        <w:t xml:space="preserve">PRODUCT REQUIREMENTS DOCUMENT (PRD) - </w:t>
      </w:r>
      <w:r w:rsidDel="00000000" w:rsidR="00000000" w:rsidRPr="00000000">
        <w:rPr>
          <w:b w:val="1"/>
          <w:bCs w:val="1"/>
          <w:sz w:val="20"/>
          <w:szCs w:val="20"/>
          <w:shd w:fill="fff2cc" w:val="clear"/>
          <w:rtl w:val="0"/>
        </w:rPr>
        <w:t xml:space="preserve">(INSERT PROJECT NAME)</w:t>
      </w:r>
    </w:p>
    <w:p w:rsidR="00000000" w:rsidDel="00000000" w:rsidP="00000000" w:rsidRDefault="00000000" w:rsidRPr="00000000" w14:paraId="00000002">
      <w:pPr>
        <w:spacing w:line="240" w:lineRule="auto"/>
        <w:rPr>
          <w:sz w:val="20"/>
          <w:szCs w:val="20"/>
        </w:rPr>
      </w:pPr>
      <w:r w:rsidDel="00000000" w:rsidR="00000000" w:rsidRPr="00000000">
        <w:rPr>
          <w:rtl w:val="0"/>
        </w:rPr>
      </w:r>
    </w:p>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Project Name: Compliance checks</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Lead: </w:t>
      </w:r>
    </w:p>
    <w:p w:rsidR="00000000" w:rsidDel="00000000" w:rsidP="00000000" w:rsidRDefault="00000000" w:rsidRPr="00000000" w14:paraId="00000005">
      <w:pPr>
        <w:spacing w:line="240" w:lineRule="auto"/>
        <w:rPr>
          <w:sz w:val="20"/>
          <w:szCs w:val="20"/>
        </w:rPr>
      </w:pPr>
      <w:r w:rsidDel="00000000" w:rsidR="00000000" w:rsidRPr="00000000">
        <w:rPr>
          <w:sz w:val="20"/>
          <w:szCs w:val="20"/>
          <w:rtl w:val="0"/>
        </w:rPr>
        <w:t xml:space="preserve">Date: 27/02/2026</w:t>
      </w:r>
    </w:p>
    <w:p w:rsidR="00000000" w:rsidDel="00000000" w:rsidP="00000000" w:rsidRDefault="00000000" w:rsidRPr="00000000" w14:paraId="00000006">
      <w:pPr>
        <w:spacing w:line="240" w:lineRule="auto"/>
        <w:rPr>
          <w:sz w:val="20"/>
          <w:szCs w:val="20"/>
        </w:rPr>
      </w:pPr>
      <w:r w:rsidDel="00000000" w:rsidR="00000000" w:rsidRPr="00000000">
        <w:rPr>
          <w:sz w:val="20"/>
          <w:szCs w:val="20"/>
          <w:rtl w:val="0"/>
        </w:rPr>
        <w:t xml:space="preserve">Timeline: TBC</w:t>
      </w:r>
    </w:p>
    <w:p w:rsidR="00000000" w:rsidDel="00000000" w:rsidP="00000000" w:rsidRDefault="00000000" w:rsidRPr="00000000" w14:paraId="00000007">
      <w:pPr>
        <w:spacing w:line="240" w:lineRule="auto"/>
        <w:rPr>
          <w:sz w:val="20"/>
          <w:szCs w:val="20"/>
        </w:rPr>
      </w:pPr>
      <w:r w:rsidDel="00000000" w:rsidR="00000000" w:rsidRPr="00000000">
        <w:rPr>
          <w:rtl w:val="0"/>
        </w:rPr>
      </w:r>
    </w:p>
    <w:p w:rsidR="00000000" w:rsidDel="00000000" w:rsidP="00000000" w:rsidRDefault="00000000" w:rsidRPr="00000000" w14:paraId="00000008">
      <w:pPr>
        <w:spacing w:line="240" w:lineRule="auto"/>
        <w:rPr>
          <w:b w:val="1"/>
          <w:bCs w:val="1"/>
          <w:sz w:val="20"/>
          <w:szCs w:val="20"/>
        </w:rPr>
      </w:pPr>
      <w:r w:rsidDel="00000000" w:rsidR="00000000" w:rsidRPr="00000000">
        <w:rPr>
          <w:b w:val="1"/>
          <w:bCs w:val="1"/>
          <w:sz w:val="20"/>
          <w:szCs w:val="20"/>
          <w:rtl w:val="0"/>
        </w:rPr>
        <w:t xml:space="preserve">EXECUTIVE SUMMARY</w:t>
      </w:r>
    </w:p>
    <w:p w:rsidR="00000000" w:rsidDel="00000000" w:rsidP="00000000" w:rsidRDefault="00000000" w:rsidRPr="00000000" w14:paraId="00000009">
      <w:pPr>
        <w:spacing w:line="240" w:lineRule="auto"/>
        <w:rPr>
          <w:sz w:val="20"/>
          <w:szCs w:val="20"/>
        </w:rPr>
      </w:pPr>
      <w:r w:rsidDel="00000000" w:rsidR="00000000" w:rsidRPr="00000000">
        <w:rPr>
          <w:sz w:val="20"/>
          <w:szCs w:val="20"/>
          <w:rtl w:val="0"/>
        </w:rPr>
        <w:t xml:space="preserve">(2-3 sentences: problem, solution, expected outcome)</w:t>
      </w:r>
    </w:p>
    <w:p w:rsidR="00000000" w:rsidDel="00000000" w:rsidP="00000000" w:rsidRDefault="00000000" w:rsidRPr="00000000" w14:paraId="0000000A">
      <w:pPr>
        <w:spacing w:line="240" w:lineRule="auto"/>
        <w:rPr>
          <w:sz w:val="20"/>
          <w:szCs w:val="20"/>
        </w:rPr>
      </w:pPr>
      <w:r w:rsidDel="00000000" w:rsidR="00000000" w:rsidRPr="00000000">
        <w:rPr>
          <w:rtl w:val="0"/>
        </w:rPr>
      </w:r>
    </w:p>
    <w:p w:rsidR="00000000" w:rsidDel="00000000" w:rsidP="00000000" w:rsidRDefault="00000000" w:rsidRPr="00000000" w14:paraId="0000000B">
      <w:pPr>
        <w:spacing w:line="240" w:lineRule="auto"/>
        <w:rPr>
          <w:sz w:val="20"/>
          <w:szCs w:val="20"/>
        </w:rPr>
      </w:pPr>
      <w:r w:rsidDel="00000000" w:rsidR="00000000" w:rsidRPr="00000000">
        <w:rPr>
          <w:sz w:val="20"/>
          <w:szCs w:val="20"/>
          <w:rtl w:val="0"/>
        </w:rPr>
        <w:t xml:space="preserve">Need a way for Localization Hub, LCC, and P2H to run Sanctions list compliance checks without disrupting the urgent flow of aid to ERRs. The current process from F1 request to payment is between 1-3 days. How can we enable compliance checks required to process $2M per month, while keeping the same lead times.</w:t>
      </w:r>
    </w:p>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b w:val="1"/>
          <w:bCs w:val="1"/>
          <w:sz w:val="20"/>
          <w:szCs w:val="20"/>
          <w:rtl w:val="0"/>
        </w:rPr>
        <w:t xml:space="preserve">OBJECTIVES </w:t>
      </w:r>
      <w:r w:rsidDel="00000000" w:rsidR="00000000" w:rsidRPr="00000000">
        <w:rPr>
          <w:sz w:val="20"/>
          <w:szCs w:val="20"/>
          <w:rtl w:val="0"/>
        </w:rPr>
        <w:t xml:space="preserve">(List 3-4 key project goals)</w:t>
      </w:r>
    </w:p>
    <w:p w:rsidR="00000000" w:rsidDel="00000000" w:rsidP="00000000" w:rsidRDefault="00000000" w:rsidRPr="00000000" w14:paraId="0000000E">
      <w:pPr>
        <w:spacing w:line="240" w:lineRule="auto"/>
        <w:rPr>
          <w:sz w:val="20"/>
          <w:szCs w:val="20"/>
        </w:rPr>
      </w:pPr>
      <w:r w:rsidDel="00000000" w:rsidR="00000000" w:rsidRPr="00000000">
        <w:rPr>
          <w:rtl w:val="0"/>
        </w:rPr>
      </w:r>
    </w:p>
    <w:tbl>
      <w:tblPr>
        <w:tblStyle w:val="Table1"/>
        <w:tblW w:w="100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9120"/>
        <w:tblGridChange w:id="0">
          <w:tblGrid>
            <w:gridCol w:w="885"/>
            <w:gridCol w:w="9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Project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Ensure fund recipients are screened against OFAC and other required sanctions/AML lists with effectively 0% false negatives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Ensure personal and ID data used for compliance is stored, accessed, and retained in line with internal governance and applicable data protection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Ensure ERR payment processing times and existing approval workflows are not materially disrupted by the new compliance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Provide a transparent audit trail of checks and decisions that can be used for internal governance and external reporting.</w:t>
            </w:r>
          </w:p>
        </w:tc>
      </w:tr>
      <w:tr>
        <w:trPr>
          <w:cantSplit w:val="0"/>
          <w:tblHeader w:val="0"/>
          <w:ins w:author="Josh Balser" w:id="0" w:date="2026-03-02T18:45:20Z"/>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osh Balser" w:id="0" w:date="2026-03-02T18:45:20Z"/>
                <w:sz w:val="20"/>
                <w:szCs w:val="20"/>
                <w:rPrChange w:author="Josh Balser" w:id="1" w:date="2026-03-02T18:45:20Z">
                  <w:rPr>
                    <w:sz w:val="20"/>
                    <w:szCs w:val="20"/>
                  </w:rPr>
                </w:rPrChange>
              </w:rPr>
            </w:pPr>
            <w:ins w:author="Josh Balser" w:id="0" w:date="2026-03-02T18:45:20Z">
              <w:r w:rsidDel="00000000" w:rsidR="00000000" w:rsidRPr="00000000">
                <w:rPr>
                  <w:sz w:val="20"/>
                  <w:szCs w:val="20"/>
                  <w:rtl w:val="0"/>
                  <w:rPrChange w:author="Josh Balser" w:id="1" w:date="2026-03-02T18:45:20Z">
                    <w:rPr>
                      <w:sz w:val="20"/>
                      <w:szCs w:val="20"/>
                    </w:rPr>
                  </w:rPrChange>
                </w:rPr>
                <w:t xml:space="preserve">5</w:t>
              </w:r>
            </w:ins>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Josh Balser" w:id="0" w:date="2026-03-02T18:45:20Z"/>
                <w:sz w:val="20"/>
                <w:szCs w:val="20"/>
                <w:rPrChange w:author="Josh Balser" w:id="1" w:date="2026-03-02T18:45:20Z">
                  <w:rPr>
                    <w:sz w:val="20"/>
                    <w:szCs w:val="20"/>
                  </w:rPr>
                </w:rPrChange>
              </w:rPr>
            </w:pPr>
            <w:ins w:author="Josh Balser" w:id="0" w:date="2026-03-02T18:45:20Z">
              <w:r w:rsidDel="00000000" w:rsidR="00000000" w:rsidRPr="00000000">
                <w:rPr>
                  <w:sz w:val="20"/>
                  <w:szCs w:val="20"/>
                  <w:rtl w:val="0"/>
                  <w:rPrChange w:author="Josh Balser" w:id="1" w:date="2026-03-02T18:45:20Z">
                    <w:rPr>
                      <w:sz w:val="20"/>
                      <w:szCs w:val="20"/>
                    </w:rPr>
                  </w:rPrChange>
                </w:rPr>
                <w:t xml:space="preserve">Complete retroactive screening for any ID not processed through this resulting system. </w:t>
              </w:r>
            </w:ins>
          </w:p>
        </w:tc>
      </w:tr>
    </w:tbl>
    <w:p w:rsidR="00000000" w:rsidDel="00000000" w:rsidP="00000000" w:rsidRDefault="00000000" w:rsidRPr="00000000" w14:paraId="000000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1C">
      <w:pPr>
        <w:spacing w:line="240" w:lineRule="auto"/>
        <w:rPr>
          <w:b w:val="1"/>
          <w:bCs w:val="1"/>
          <w:sz w:val="20"/>
          <w:szCs w:val="20"/>
        </w:rPr>
      </w:pPr>
      <w:r w:rsidDel="00000000" w:rsidR="00000000" w:rsidRPr="00000000">
        <w:rPr>
          <w:b w:val="1"/>
          <w:bCs w:val="1"/>
          <w:sz w:val="20"/>
          <w:szCs w:val="20"/>
          <w:rtl w:val="0"/>
        </w:rPr>
        <w:t xml:space="preserve">PROJECT SCOPE</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In Scope: (List 3-4 main deliverables)</w:t>
      </w:r>
    </w:p>
    <w:p w:rsidR="00000000" w:rsidDel="00000000" w:rsidP="00000000" w:rsidRDefault="00000000" w:rsidRPr="00000000" w14:paraId="0000001F">
      <w:pPr>
        <w:spacing w:line="240" w:lineRule="auto"/>
        <w:rPr>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In Scope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Compliance data model changes (ID fields moved from files to structured tables when OCR is available) and storage strategy connected to existing F1/MOU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Dedicated compliance web page with strict permissions for running checks, viewing results, resolving flags, and approving recipients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Integration with one or more OFAC/AML list providers (API or regularly updated dataset) plus matching logic and confidence scoring.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Basic reporting and export of compliance outcomes (cleared, flagged, rejected) per recipient and per MOU/F1.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Data security and data protection policies, including database‑level access controls, retention rules, and governance documentation for all compliance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0"/>
                <w:szCs w:val="20"/>
              </w:rPr>
            </w:pPr>
            <w:commentRangeStart w:id="0"/>
            <w:r w:rsidDel="00000000" w:rsidR="00000000" w:rsidRPr="00000000">
              <w:rPr>
                <w:sz w:val="20"/>
                <w:szCs w:val="20"/>
                <w:rtl w:val="0"/>
              </w:rPr>
              <w:t xml:space="preserve">Explore 3rd Party options that we can integrate into MAP</w:t>
            </w:r>
          </w:p>
        </w:tc>
      </w:tr>
    </w:tbl>
    <w:p w:rsidR="00000000" w:rsidDel="00000000" w:rsidP="00000000" w:rsidRDefault="00000000" w:rsidRPr="00000000" w14:paraId="0000002E">
      <w:pPr>
        <w:spacing w:line="240" w:lineRule="auto"/>
        <w:rPr>
          <w:sz w:val="20"/>
          <w:szCs w:val="2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Out of Scope:</w:t>
      </w:r>
    </w:p>
    <w:p w:rsidR="00000000" w:rsidDel="00000000" w:rsidP="00000000" w:rsidRDefault="00000000" w:rsidRPr="00000000" w14:paraId="00000030">
      <w:pPr>
        <w:spacing w:line="240" w:lineRule="auto"/>
        <w:rPr>
          <w:b w:val="1"/>
          <w:bCs w:val="1"/>
          <w:sz w:val="20"/>
          <w:szCs w:val="20"/>
        </w:rPr>
      </w:pPr>
      <w:r w:rsidDel="00000000" w:rsidR="00000000" w:rsidRPr="00000000">
        <w:rPr>
          <w:sz w:val="20"/>
          <w:szCs w:val="20"/>
          <w:rtl w:val="0"/>
        </w:rPr>
        <w:t xml:space="preserve">(List 2-3 explicitly excluded items)</w:t>
      </w: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Out of Scope Deliverables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sz w:val="20"/>
                <w:szCs w:val="20"/>
              </w:rPr>
            </w:pPr>
            <w:commentRangeStart w:id="1"/>
            <w:r w:rsidDel="00000000" w:rsidR="00000000" w:rsidRPr="00000000">
              <w:rPr>
                <w:sz w:val="20"/>
                <w:szCs w:val="20"/>
                <w:rtl w:val="0"/>
              </w:rPr>
              <w:t xml:space="preserve">Screening of historical F1s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0"/>
                <w:szCs w:val="20"/>
              </w:rPr>
            </w:pPr>
            <w:commentRangeEnd w:id="1"/>
            <w:r w:rsidDel="00000000" w:rsidR="00000000" w:rsidRPr="00000000">
              <w:commentReference w:id="1"/>
            </w: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3B">
      <w:pPr>
        <w:spacing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3C">
      <w:pPr>
        <w:spacing w:line="240" w:lineRule="auto"/>
        <w:rPr>
          <w:b w:val="1"/>
          <w:bCs w:val="1"/>
          <w:sz w:val="20"/>
          <w:szCs w:val="20"/>
        </w:rPr>
      </w:pPr>
      <w:r w:rsidDel="00000000" w:rsidR="00000000" w:rsidRPr="00000000">
        <w:rPr>
          <w:b w:val="1"/>
          <w:bCs w:val="1"/>
          <w:sz w:val="20"/>
          <w:szCs w:val="20"/>
          <w:rtl w:val="0"/>
        </w:rPr>
        <w:t xml:space="preserve">FUNCTIONAL REQUIREMENTS</w:t>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(List 5-7 core features/functions needed, P0 = MVP, P2 = Phase 2)</w:t>
      </w:r>
    </w:p>
    <w:p w:rsidR="00000000" w:rsidDel="00000000" w:rsidP="00000000" w:rsidRDefault="00000000" w:rsidRPr="00000000" w14:paraId="0000003E">
      <w:pPr>
        <w:spacing w:line="240" w:lineRule="auto"/>
        <w:rPr>
          <w:sz w:val="20"/>
          <w:szCs w:val="20"/>
        </w:rPr>
      </w:pPr>
      <w:r w:rsidDel="00000000" w:rsidR="00000000" w:rsidRPr="00000000">
        <w:rPr>
          <w:rtl w:val="0"/>
        </w:rPr>
      </w:r>
    </w:p>
    <w:tbl>
      <w:tblPr>
        <w:tblStyle w:val="Table4"/>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7860"/>
        <w:gridCol w:w="1050"/>
        <w:tblGridChange w:id="0">
          <w:tblGrid>
            <w:gridCol w:w="465"/>
            <w:gridCol w:w="7860"/>
            <w:gridCol w:w="10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Functional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Store structured recipient identity data (name, position, ID number, nationality, date of birth where available) in database tables, linked to original F1 and document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sdt>
              <w:sdtPr>
                <w:alias w:val="Priority"/>
                <w:id w:val="-574771460"/>
                <w:dropDownList w:lastValue="P0">
                  <w:listItem w:displayText="P0" w:value="P0"/>
                  <w:listItem w:displayText="P1" w:value="P1"/>
                  <w:listItem w:displayText="P2" w:value="P2"/>
                </w:dropDownList>
              </w:sdtPr>
              <w:sdtContent>
                <w:r w:rsidDel="00000000" w:rsidR="00000000" w:rsidRPr="00000000">
                  <w:rPr>
                    <w:color w:val="11734b"/>
                    <w:sz w:val="20"/>
                    <w:szCs w:val="20"/>
                    <w:shd w:fill="d4edbc" w:val="clear"/>
                  </w:rPr>
                  <w:t xml:space="preserve">P0</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0"/>
                <w:szCs w:val="20"/>
              </w:rPr>
            </w:pPr>
            <w:commentRangeStart w:id="2"/>
            <w:r w:rsidDel="00000000" w:rsidR="00000000" w:rsidRPr="00000000">
              <w:rPr>
                <w:sz w:val="20"/>
                <w:szCs w:val="20"/>
                <w:rtl w:val="0"/>
              </w:rPr>
              <w:t xml:space="preserve">Automatically check recipients against OFAC/AML lists whenever a new F1 is submitted or updated, using configurable matching rules (exact, fuzzy, and alias matching)</w:t>
            </w:r>
            <w:commentRangeEnd w:id="2"/>
            <w:r w:rsidDel="00000000" w:rsidR="00000000" w:rsidRPr="00000000">
              <w:commentReference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0"/>
                <w:szCs w:val="20"/>
              </w:rPr>
            </w:pPr>
            <w:sdt>
              <w:sdtPr>
                <w:alias w:val="Priority"/>
                <w:id w:val="-425948345"/>
                <w:dropDownList w:lastValue="P0">
                  <w:listItem w:displayText="P0" w:value="P0"/>
                  <w:listItem w:displayText="P1" w:value="P1"/>
                  <w:listItem w:displayText="P2" w:value="P2"/>
                </w:dropDownList>
              </w:sdtPr>
              <w:sdtContent>
                <w:r w:rsidDel="00000000" w:rsidR="00000000" w:rsidRPr="00000000">
                  <w:rPr>
                    <w:color w:val="11734b"/>
                    <w:sz w:val="20"/>
                    <w:szCs w:val="20"/>
                    <w:shd w:fill="d4edbc" w:val="clear"/>
                  </w:rPr>
                  <w:t xml:space="preserve">P0</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sz w:val="20"/>
                <w:szCs w:val="20"/>
              </w:rPr>
            </w:pPr>
            <w:commentRangeStart w:id="3"/>
            <w:r w:rsidDel="00000000" w:rsidR="00000000" w:rsidRPr="00000000">
              <w:rPr>
                <w:sz w:val="20"/>
                <w:szCs w:val="20"/>
                <w:rtl w:val="0"/>
              </w:rPr>
              <w:t xml:space="preserve">Display results in a dedicated compliance page with </w:t>
            </w:r>
            <w:del w:author="Josh Balser" w:id="2" w:date="2026-03-02T18:52:56Z">
              <w:r w:rsidDel="00000000" w:rsidR="00000000" w:rsidRPr="00000000">
                <w:rPr>
                  <w:sz w:val="20"/>
                  <w:szCs w:val="20"/>
                  <w:rtl w:val="0"/>
                </w:rPr>
                <w:delText xml:space="preserve">confidence scores, flags (e.g., potential match, data missing, unclear ID), and </w:delText>
              </w:r>
            </w:del>
            <w:r w:rsidDel="00000000" w:rsidR="00000000" w:rsidRPr="00000000">
              <w:rPr>
                <w:sz w:val="20"/>
                <w:szCs w:val="20"/>
                <w:rtl w:val="0"/>
              </w:rPr>
              <w:t xml:space="preserve">status per recipient.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0"/>
                <w:szCs w:val="20"/>
              </w:rPr>
            </w:pPr>
            <w:commentRangeEnd w:id="3"/>
            <w:r w:rsidDel="00000000" w:rsidR="00000000" w:rsidRPr="00000000">
              <w:commentReference w:id="3"/>
            </w:r>
            <w:sdt>
              <w:sdtPr>
                <w:alias w:val="Priority"/>
                <w:id w:val="-943500777"/>
                <w:dropDownList w:lastValue="P0">
                  <w:listItem w:displayText="P0" w:value="P0"/>
                  <w:listItem w:displayText="P1" w:value="P1"/>
                  <w:listItem w:displayText="P2" w:value="P2"/>
                </w:dropDownList>
              </w:sdtPr>
              <w:sdtContent>
                <w:r w:rsidDel="00000000" w:rsidR="00000000" w:rsidRPr="00000000">
                  <w:rPr>
                    <w:color w:val="11734b"/>
                    <w:sz w:val="20"/>
                    <w:szCs w:val="20"/>
                    <w:shd w:fill="d4edbc" w:val="clear"/>
                  </w:rPr>
                  <w:t xml:space="preserve">P0</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Provide human‑in‑the‑loop workflows: reviewers can mark matches as cleared/confirmed, request more information, add notes, and lock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0"/>
                <w:szCs w:val="20"/>
              </w:rPr>
            </w:pPr>
            <w:sdt>
              <w:sdtPr>
                <w:alias w:val="Priority"/>
                <w:id w:val="2044741677"/>
                <w:dropDownList w:lastValue="P0">
                  <w:listItem w:displayText="P0" w:value="P0"/>
                  <w:listItem w:displayText="P1" w:value="P1"/>
                  <w:listItem w:displayText="P2" w:value="P2"/>
                </w:dropDownList>
              </w:sdtPr>
              <w:sdtContent>
                <w:r w:rsidDel="00000000" w:rsidR="00000000" w:rsidRPr="00000000">
                  <w:rPr>
                    <w:color w:val="11734b"/>
                    <w:sz w:val="20"/>
                    <w:szCs w:val="20"/>
                    <w:shd w:fill="d4edbc" w:val="clear"/>
                  </w:rPr>
                  <w:t xml:space="preserve">P0</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Enforce strict access controls and audit logs for who viewed/edited compliance data and decisions, including timestamped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0"/>
                <w:szCs w:val="20"/>
              </w:rPr>
            </w:pPr>
            <w:sdt>
              <w:sdtPr>
                <w:alias w:val="Priority"/>
                <w:id w:val="-177235281"/>
                <w:dropDownList w:lastValue="P0">
                  <w:listItem w:displayText="P0" w:value="P0"/>
                  <w:listItem w:displayText="P1" w:value="P1"/>
                  <w:listItem w:displayText="P2" w:value="P2"/>
                </w:dropDownList>
              </w:sdtPr>
              <w:sdtContent>
                <w:r w:rsidDel="00000000" w:rsidR="00000000" w:rsidRPr="00000000">
                  <w:rPr>
                    <w:color w:val="11734b"/>
                    <w:sz w:val="20"/>
                    <w:szCs w:val="20"/>
                    <w:shd w:fill="d4edbc" w:val="clear"/>
                  </w:rPr>
                  <w:t xml:space="preserve">P0</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Allow configuration of check frequency (e.g., re‑screen each person </w:t>
            </w:r>
            <w:ins w:author="Josh Balser" w:id="3" w:date="2026-03-02T19:04:29Z">
              <w:r w:rsidDel="00000000" w:rsidR="00000000" w:rsidRPr="00000000">
                <w:rPr>
                  <w:sz w:val="20"/>
                  <w:szCs w:val="20"/>
                  <w:rtl w:val="0"/>
                </w:rPr>
                <w:t xml:space="preserve">once every 6 months </w:t>
              </w:r>
            </w:ins>
            <w:del w:author="Josh Balser" w:id="3" w:date="2026-03-02T19:04:29Z">
              <w:r w:rsidDel="00000000" w:rsidR="00000000" w:rsidRPr="00000000">
                <w:rPr>
                  <w:sz w:val="20"/>
                  <w:szCs w:val="20"/>
                  <w:rtl w:val="0"/>
                </w:rPr>
                <w:delText xml:space="preserve">X times per month </w:delText>
              </w:r>
            </w:del>
            <w:r w:rsidDel="00000000" w:rsidR="00000000" w:rsidRPr="00000000">
              <w:rPr>
                <w:sz w:val="20"/>
                <w:szCs w:val="20"/>
                <w:rtl w:val="0"/>
              </w:rPr>
              <w:t xml:space="preserve">or when new lists are imported) and automated reminders to review outstanding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0"/>
                <w:szCs w:val="20"/>
              </w:rPr>
            </w:pPr>
            <w:sdt>
              <w:sdtPr>
                <w:alias w:val="Priority"/>
                <w:id w:val="-1479470165"/>
                <w:dropDownList w:lastValue="P0">
                  <w:listItem w:displayText="P0" w:value="P0"/>
                  <w:listItem w:displayText="P1" w:value="P1"/>
                  <w:listItem w:displayText="P2" w:value="P2"/>
                </w:dropDownList>
              </w:sdtPr>
              <w:sdtContent>
                <w:r w:rsidDel="00000000" w:rsidR="00000000" w:rsidRPr="00000000">
                  <w:rPr>
                    <w:color w:val="11734b"/>
                    <w:sz w:val="20"/>
                    <w:szCs w:val="20"/>
                    <w:shd w:fill="d4edbc" w:val="clear"/>
                  </w:rPr>
                  <w:t xml:space="preserve">P0</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Generate downloadable or API‑accessible compliance summaries per payment batch/MOU for finance and external 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sdt>
              <w:sdtPr>
                <w:alias w:val="Priority"/>
                <w:id w:val="-1033815370"/>
                <w:dropDownList w:lastValue="P1">
                  <w:listItem w:displayText="P0" w:value="P0"/>
                  <w:listItem w:displayText="P1" w:value="P1"/>
                  <w:listItem w:displayText="P2" w:value="P2"/>
                </w:dropDownList>
              </w:sdtPr>
              <w:sdtContent>
                <w:r w:rsidDel="00000000" w:rsidR="00000000" w:rsidRPr="00000000">
                  <w:rPr>
                    <w:color w:val="473821"/>
                    <w:sz w:val="20"/>
                    <w:szCs w:val="20"/>
                    <w:shd w:fill="ffe5a0" w:val="clear"/>
                  </w:rPr>
                  <w:t xml:space="preserve">P1</w:t>
                </w:r>
              </w:sdtContent>
            </w:sdt>
            <w:r w:rsidDel="00000000" w:rsidR="00000000" w:rsidRPr="00000000">
              <w:rPr>
                <w:rtl w:val="0"/>
              </w:rPr>
            </w:r>
          </w:p>
        </w:tc>
      </w:tr>
    </w:tbl>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rtl w:val="0"/>
        </w:rPr>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NON-FUNCTIONAL REQUIREMENTS</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(Performance, security, scalability, compliance - 3-4 items)</w:t>
      </w:r>
    </w:p>
    <w:p w:rsidR="00000000" w:rsidDel="00000000" w:rsidP="00000000" w:rsidRDefault="00000000" w:rsidRPr="00000000" w14:paraId="0000005B">
      <w:pPr>
        <w:spacing w:line="240" w:lineRule="auto"/>
        <w:rPr>
          <w:sz w:val="20"/>
          <w:szCs w:val="20"/>
        </w:rPr>
      </w:pPr>
      <w:r w:rsidDel="00000000" w:rsidR="00000000" w:rsidRPr="00000000">
        <w:rPr>
          <w:rtl w:val="0"/>
        </w:rPr>
      </w:r>
    </w:p>
    <w:tbl>
      <w:tblPr>
        <w:tblStyle w:val="Table5"/>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7860"/>
        <w:tblGridChange w:id="0">
          <w:tblGrid>
            <w:gridCol w:w="465"/>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NON-FUNCTIONAL REQUIREMENTS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Security: Role‑based access control for compliance pages and data, encrypted storage for personal data, and encrypted transport for all API calls.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Performance: Compliance checks and page loads must not add more than a few minutes to the end‑to‑end F1‑to‑payment workflow under normal monthly volumes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Scalability: Ability to scale to higher volumes of recipients and additional sanctions/AML lists without major redesign (e.g., multiple country lists, internal watchlists).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Compliance &amp; auditability: Full audit trail for data changes and decisions, configurable retention periods, and easy export for external audits or donor reporting.</w:t>
            </w:r>
          </w:p>
        </w:tc>
      </w:tr>
    </w:tbl>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SUCCESS CRITERIA</w:t>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(List 3-4 measurable outcomes)</w:t>
      </w:r>
    </w:p>
    <w:p w:rsidR="00000000" w:rsidDel="00000000" w:rsidP="00000000" w:rsidRDefault="00000000" w:rsidRPr="00000000" w14:paraId="00000069">
      <w:pPr>
        <w:spacing w:line="240" w:lineRule="auto"/>
        <w:rPr>
          <w:sz w:val="20"/>
          <w:szCs w:val="20"/>
        </w:rPr>
      </w:pPr>
      <w:r w:rsidDel="00000000" w:rsidR="00000000" w:rsidRPr="00000000">
        <w:rPr>
          <w:rtl w:val="0"/>
        </w:rPr>
      </w:r>
    </w:p>
    <w:tbl>
      <w:tblPr>
        <w:tblStyle w:val="Table6"/>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7860"/>
        <w:tblGridChange w:id="0">
          <w:tblGrid>
            <w:gridCol w:w="465"/>
            <w:gridCol w:w="7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SUCCESS CRITERIA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100% of new F1‑linked recipients are screened against OFAC (and configured lists) before payment approval, with documented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Median time from F1 submission to payment remains within the current 1–3 day SLA after the compliance system goes live.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Zero known instances of payments made to recipients later confirmed to be on the configured sanctions lists within the first 12 months, or clear documented justification where exceptions apply.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Compliance teams (Localization Hub, LCC, P2H) adopt and regularly use the dedicated compliance page, with &gt;90% of checks performed through the system rather than ad hoc/manual processes.</w:t>
            </w:r>
          </w:p>
        </w:tc>
      </w:tr>
    </w:tbl>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BUDGET ESTIMATE</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rtl w:val="0"/>
        </w:rPr>
      </w:r>
    </w:p>
    <w:tbl>
      <w:tblPr>
        <w:tblStyle w:val="Table7"/>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0"/>
        <w:gridCol w:w="6195"/>
        <w:tblGridChange w:id="0">
          <w:tblGrid>
            <w:gridCol w:w="2130"/>
            <w:gridCol w:w="6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Resourced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sz w:val="20"/>
                <w:szCs w:val="20"/>
              </w:rPr>
            </w:pPr>
            <w:sdt>
              <w:sdtPr>
                <w:alias w:val="Resourcing Status"/>
                <w:id w:val="-1768499339"/>
                <w:dropDownList w:lastValue="Yes">
                  <w:listItem w:displayText="Yes" w:value="Yes"/>
                  <w:listItem w:displayText="Need to fundraise" w:value="Need to fundraise"/>
                </w:dropDownList>
              </w:sdtPr>
              <w:sdtContent>
                <w:r w:rsidDel="00000000" w:rsidR="00000000" w:rsidRPr="00000000">
                  <w:rPr>
                    <w:color w:val="11734b"/>
                    <w:sz w:val="20"/>
                    <w:szCs w:val="20"/>
                    <w:shd w:fill="d4edbc" w:val="clear"/>
                  </w:rPr>
                  <w:t xml:space="preserve">Yes</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Budget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b w:val="1"/>
          <w:bCs w:val="1"/>
          <w:sz w:val="20"/>
          <w:szCs w:val="20"/>
          <w:rtl w:val="0"/>
        </w:rPr>
        <w:t xml:space="preserve">PROCESS MAP</w:t>
      </w:r>
      <w:r w:rsidDel="00000000" w:rsidR="00000000" w:rsidRPr="00000000">
        <w:rPr>
          <w:rtl w:val="0"/>
        </w:rPr>
      </w:r>
    </w:p>
    <w:sectPr>
      <w:pgSz w:h="15840" w:w="12240" w:orient="portrait"/>
      <w:pgMar w:bottom="1440" w:top="990" w:left="720" w:right="9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h Balser" w:id="3" w:date="2026-03-02T18:52:2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 edited to be MVP version</w:t>
      </w:r>
    </w:p>
  </w:comment>
  <w:comment w:author="Josh Balser" w:id="2" w:date="2026-03-02T18:52:08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nice to have, not part of P0 in my opinion</w:t>
      </w:r>
    </w:p>
  </w:comment>
  <w:comment w:author="Josh Balser" w:id="1" w:date="2026-03-02T18:51:13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included this in the scope, but not necessarily as part of the tech development.</w:t>
      </w:r>
    </w:p>
  </w:comment>
  <w:comment w:author="Josh Balser" w:id="0" w:date="2026-03-02T18:46:57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highly optional in my opinion. Each organization will need to retain its own records for this. The most important is having a comprehensive list and ability to indicate when an individual was last screened.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